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F306" w14:textId="77777777" w:rsidR="00CF1EBE" w:rsidRPr="00CF1EBE" w:rsidRDefault="00CF1EBE" w:rsidP="00CF1EBE">
      <w:r w:rsidRPr="00CF1EBE">
        <w:t xml:space="preserve">Absolutely. I would structure the </w:t>
      </w:r>
      <w:r w:rsidRPr="00CF1EBE">
        <w:rPr>
          <w:b/>
          <w:bCs/>
        </w:rPr>
        <w:t>Grand Store costing engine</w:t>
      </w:r>
      <w:r w:rsidRPr="00CF1EBE">
        <w:t xml:space="preserve"> as a single system with two views:</w:t>
      </w:r>
    </w:p>
    <w:p w14:paraId="65751926" w14:textId="77777777" w:rsidR="00CF1EBE" w:rsidRPr="00CF1EBE" w:rsidRDefault="00CF1EBE" w:rsidP="00CF1EBE">
      <w:pPr>
        <w:numPr>
          <w:ilvl w:val="0"/>
          <w:numId w:val="1"/>
        </w:numPr>
      </w:pPr>
      <w:r w:rsidRPr="00CF1EBE">
        <w:rPr>
          <w:b/>
          <w:bCs/>
        </w:rPr>
        <w:t>Customer view:</w:t>
      </w:r>
      <w:r w:rsidRPr="00CF1EBE">
        <w:t xml:space="preserve"> simple — one final price. </w:t>
      </w:r>
    </w:p>
    <w:p w14:paraId="5852BD31" w14:textId="77777777" w:rsidR="00CF1EBE" w:rsidRPr="00CF1EBE" w:rsidRDefault="00CF1EBE" w:rsidP="00CF1EBE">
      <w:pPr>
        <w:numPr>
          <w:ilvl w:val="0"/>
          <w:numId w:val="1"/>
        </w:numPr>
      </w:pPr>
      <w:r w:rsidRPr="00CF1EBE">
        <w:rPr>
          <w:b/>
          <w:bCs/>
        </w:rPr>
        <w:t>Admin/accounting view:</w:t>
      </w:r>
      <w:r w:rsidRPr="00CF1EBE">
        <w:t xml:space="preserve"> detailed — every cost, discount, commission and profit component. </w:t>
      </w:r>
    </w:p>
    <w:p w14:paraId="7930DA5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Grand Store Pricing &amp; Profit Engine</w:t>
      </w:r>
    </w:p>
    <w:p w14:paraId="623517C4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1. The master calculation flow</w:t>
      </w:r>
    </w:p>
    <w:p w14:paraId="29DDA43A" w14:textId="77777777" w:rsidR="00CF1EBE" w:rsidRPr="00CF1EBE" w:rsidRDefault="00CF1EBE" w:rsidP="00CF1EBE">
      <w:r w:rsidRPr="00CF1EBE">
        <w:rPr>
          <w:b/>
          <w:bCs/>
        </w:rPr>
        <w:t>Supplier List Price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Supplier Discount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Net Supplier Cost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Landed Cost / Additional Costs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Target Grand Store Margin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Base Selling Price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Promotion / Coupon Discount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Customer Price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Refer &amp; Earn Reward</w:t>
      </w:r>
      <w:r w:rsidRPr="00CF1EBE">
        <w:br/>
        <w:t>↓</w:t>
      </w:r>
      <w:r w:rsidRPr="00CF1EBE">
        <w:br/>
      </w:r>
      <w:proofErr w:type="spellStart"/>
      <w:r w:rsidRPr="00CF1EBE">
        <w:rPr>
          <w:b/>
          <w:bCs/>
        </w:rPr>
        <w:t>Supercoins</w:t>
      </w:r>
      <w:proofErr w:type="spellEnd"/>
      <w:r w:rsidRPr="00CF1EBE">
        <w:rPr>
          <w:b/>
          <w:bCs/>
        </w:rPr>
        <w:t xml:space="preserve"> / Loyalty Cost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Payment Gateway Cost</w:t>
      </w:r>
      <w:r w:rsidRPr="00CF1EBE">
        <w:br/>
        <w:t>↓</w:t>
      </w:r>
      <w:r w:rsidRPr="00CF1EBE">
        <w:br/>
      </w:r>
      <w:r w:rsidRPr="00CF1EBE">
        <w:rPr>
          <w:b/>
          <w:bCs/>
        </w:rPr>
        <w:t>Vendor Commission, if applicable</w:t>
      </w:r>
      <w:r w:rsidRPr="00CF1EBE">
        <w:br/>
        <w:t>↓</w:t>
      </w:r>
    </w:p>
    <w:p w14:paraId="36F21FBC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Net Grand Store Contribution</w:t>
      </w:r>
    </w:p>
    <w:p w14:paraId="01B840E6" w14:textId="77777777" w:rsidR="00CF1EBE" w:rsidRPr="00CF1EBE" w:rsidRDefault="00CF1EBE" w:rsidP="00CF1EBE">
      <w:r w:rsidRPr="00CF1EBE">
        <w:pict w14:anchorId="3C60A947">
          <v:rect id="_x0000_i1025" style="width:0;height:1.5pt" o:hralign="center" o:hrstd="t" o:hr="t" fillcolor="#a0a0a0" stroked="f"/>
        </w:pict>
      </w:r>
    </w:p>
    <w:p w14:paraId="149E639E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2. Example</w:t>
      </w:r>
    </w:p>
    <w:p w14:paraId="1B605063" w14:textId="77777777" w:rsidR="00CF1EBE" w:rsidRPr="00CF1EBE" w:rsidRDefault="00CF1EBE" w:rsidP="00CF1EBE">
      <w:r w:rsidRPr="00CF1EBE">
        <w:t xml:space="preserve">Let's use a product with a supplier price of </w:t>
      </w:r>
      <w:r w:rsidRPr="00CF1EBE">
        <w:rPr>
          <w:b/>
          <w:bCs/>
        </w:rPr>
        <w:t>R100</w:t>
      </w:r>
      <w:r w:rsidRPr="00CF1EB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334"/>
        <w:gridCol w:w="941"/>
      </w:tblGrid>
      <w:tr w:rsidR="00CF1EBE" w:rsidRPr="00CF1EBE" w14:paraId="07073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A1FB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6B06FA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5F79B23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Amount</w:t>
            </w:r>
          </w:p>
        </w:tc>
      </w:tr>
      <w:tr w:rsidR="00CF1EBE" w:rsidRPr="00CF1EBE" w14:paraId="1C29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F305" w14:textId="77777777" w:rsidR="00CF1EBE" w:rsidRPr="00CF1EBE" w:rsidRDefault="00CF1EBE" w:rsidP="00CF1EBE">
            <w:r w:rsidRPr="00CF1EBE">
              <w:t>Supplier price</w:t>
            </w:r>
          </w:p>
        </w:tc>
        <w:tc>
          <w:tcPr>
            <w:tcW w:w="0" w:type="auto"/>
            <w:vAlign w:val="center"/>
            <w:hideMark/>
          </w:tcPr>
          <w:p w14:paraId="0588C9F5" w14:textId="77777777" w:rsidR="00CF1EBE" w:rsidRPr="00CF1EBE" w:rsidRDefault="00CF1EBE" w:rsidP="00CF1EBE">
            <w:r w:rsidRPr="00CF1EBE">
              <w:t>—</w:t>
            </w:r>
          </w:p>
        </w:tc>
        <w:tc>
          <w:tcPr>
            <w:tcW w:w="0" w:type="auto"/>
            <w:vAlign w:val="center"/>
            <w:hideMark/>
          </w:tcPr>
          <w:p w14:paraId="6BB865E3" w14:textId="77777777" w:rsidR="00CF1EBE" w:rsidRPr="00CF1EBE" w:rsidRDefault="00CF1EBE" w:rsidP="00CF1EBE">
            <w:r w:rsidRPr="00CF1EBE">
              <w:t>R100.00</w:t>
            </w:r>
          </w:p>
        </w:tc>
      </w:tr>
      <w:tr w:rsidR="00CF1EBE" w:rsidRPr="00CF1EBE" w14:paraId="5D0A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F199" w14:textId="77777777" w:rsidR="00CF1EBE" w:rsidRPr="00CF1EBE" w:rsidRDefault="00CF1EBE" w:rsidP="00CF1EBE">
            <w:r w:rsidRPr="00CF1EBE">
              <w:t>Supplier discount</w:t>
            </w:r>
          </w:p>
        </w:tc>
        <w:tc>
          <w:tcPr>
            <w:tcW w:w="0" w:type="auto"/>
            <w:vAlign w:val="center"/>
            <w:hideMark/>
          </w:tcPr>
          <w:p w14:paraId="081E26CB" w14:textId="77777777" w:rsidR="00CF1EBE" w:rsidRPr="00CF1EBE" w:rsidRDefault="00CF1EBE" w:rsidP="00CF1EBE">
            <w:r w:rsidRPr="00CF1EBE">
              <w:t>5%</w:t>
            </w:r>
          </w:p>
        </w:tc>
        <w:tc>
          <w:tcPr>
            <w:tcW w:w="0" w:type="auto"/>
            <w:vAlign w:val="center"/>
            <w:hideMark/>
          </w:tcPr>
          <w:p w14:paraId="07C2F3AB" w14:textId="77777777" w:rsidR="00CF1EBE" w:rsidRPr="00CF1EBE" w:rsidRDefault="00CF1EBE" w:rsidP="00CF1EBE">
            <w:r w:rsidRPr="00CF1EBE">
              <w:t>-R5.00</w:t>
            </w:r>
          </w:p>
        </w:tc>
      </w:tr>
      <w:tr w:rsidR="00CF1EBE" w:rsidRPr="00CF1EBE" w14:paraId="3B25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7639" w14:textId="77777777" w:rsidR="00CF1EBE" w:rsidRPr="00CF1EBE" w:rsidRDefault="00CF1EBE" w:rsidP="00CF1EBE">
            <w:r w:rsidRPr="00CF1EBE">
              <w:rPr>
                <w:b/>
                <w:bCs/>
              </w:rPr>
              <w:t>Net supplier cost</w:t>
            </w:r>
          </w:p>
        </w:tc>
        <w:tc>
          <w:tcPr>
            <w:tcW w:w="0" w:type="auto"/>
            <w:vAlign w:val="center"/>
            <w:hideMark/>
          </w:tcPr>
          <w:p w14:paraId="13EE5728" w14:textId="77777777" w:rsidR="00CF1EBE" w:rsidRPr="00CF1EBE" w:rsidRDefault="00CF1EBE" w:rsidP="00CF1EBE"/>
        </w:tc>
        <w:tc>
          <w:tcPr>
            <w:tcW w:w="0" w:type="auto"/>
            <w:vAlign w:val="center"/>
            <w:hideMark/>
          </w:tcPr>
          <w:p w14:paraId="3992431E" w14:textId="77777777" w:rsidR="00CF1EBE" w:rsidRPr="00CF1EBE" w:rsidRDefault="00CF1EBE" w:rsidP="00CF1EBE">
            <w:r w:rsidRPr="00CF1EBE">
              <w:rPr>
                <w:b/>
                <w:bCs/>
              </w:rPr>
              <w:t>R95.00</w:t>
            </w:r>
          </w:p>
        </w:tc>
      </w:tr>
      <w:tr w:rsidR="00CF1EBE" w:rsidRPr="00CF1EBE" w14:paraId="1EFC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E3E1" w14:textId="77777777" w:rsidR="00CF1EBE" w:rsidRPr="00CF1EBE" w:rsidRDefault="00CF1EBE" w:rsidP="00CF1EBE">
            <w:r w:rsidRPr="00CF1EBE">
              <w:t>Landed/other costs</w:t>
            </w:r>
          </w:p>
        </w:tc>
        <w:tc>
          <w:tcPr>
            <w:tcW w:w="0" w:type="auto"/>
            <w:vAlign w:val="center"/>
            <w:hideMark/>
          </w:tcPr>
          <w:p w14:paraId="1F7EF1E0" w14:textId="77777777" w:rsidR="00CF1EBE" w:rsidRPr="00CF1EBE" w:rsidRDefault="00CF1EBE" w:rsidP="00CF1EBE">
            <w:r w:rsidRPr="00CF1EBE">
              <w:t>Example</w:t>
            </w:r>
          </w:p>
        </w:tc>
        <w:tc>
          <w:tcPr>
            <w:tcW w:w="0" w:type="auto"/>
            <w:vAlign w:val="center"/>
            <w:hideMark/>
          </w:tcPr>
          <w:p w14:paraId="6411EE9F" w14:textId="77777777" w:rsidR="00CF1EBE" w:rsidRPr="00CF1EBE" w:rsidRDefault="00CF1EBE" w:rsidP="00CF1EBE">
            <w:r w:rsidRPr="00CF1EBE">
              <w:t>R5.00</w:t>
            </w:r>
          </w:p>
        </w:tc>
      </w:tr>
      <w:tr w:rsidR="00CF1EBE" w:rsidRPr="00CF1EBE" w14:paraId="2D87A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190D" w14:textId="77777777" w:rsidR="00CF1EBE" w:rsidRPr="00CF1EBE" w:rsidRDefault="00CF1EBE" w:rsidP="00CF1EBE">
            <w:r w:rsidRPr="00CF1EBE">
              <w:rPr>
                <w:b/>
                <w:bCs/>
              </w:rPr>
              <w:t>True cost</w:t>
            </w:r>
          </w:p>
        </w:tc>
        <w:tc>
          <w:tcPr>
            <w:tcW w:w="0" w:type="auto"/>
            <w:vAlign w:val="center"/>
            <w:hideMark/>
          </w:tcPr>
          <w:p w14:paraId="579EF2B8" w14:textId="77777777" w:rsidR="00CF1EBE" w:rsidRPr="00CF1EBE" w:rsidRDefault="00CF1EBE" w:rsidP="00CF1EBE"/>
        </w:tc>
        <w:tc>
          <w:tcPr>
            <w:tcW w:w="0" w:type="auto"/>
            <w:vAlign w:val="center"/>
            <w:hideMark/>
          </w:tcPr>
          <w:p w14:paraId="07D2655F" w14:textId="77777777" w:rsidR="00CF1EBE" w:rsidRPr="00CF1EBE" w:rsidRDefault="00CF1EBE" w:rsidP="00CF1EBE">
            <w:r w:rsidRPr="00CF1EBE">
              <w:rPr>
                <w:b/>
                <w:bCs/>
              </w:rPr>
              <w:t>R100.00</w:t>
            </w:r>
          </w:p>
        </w:tc>
      </w:tr>
      <w:tr w:rsidR="00CF1EBE" w:rsidRPr="00CF1EBE" w14:paraId="5AFB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E1D9" w14:textId="77777777" w:rsidR="00CF1EBE" w:rsidRPr="00CF1EBE" w:rsidRDefault="00CF1EBE" w:rsidP="00CF1EBE">
            <w:r w:rsidRPr="00CF1EBE">
              <w:t>Target margin</w:t>
            </w:r>
          </w:p>
        </w:tc>
        <w:tc>
          <w:tcPr>
            <w:tcW w:w="0" w:type="auto"/>
            <w:vAlign w:val="center"/>
            <w:hideMark/>
          </w:tcPr>
          <w:p w14:paraId="7DAC0CC2" w14:textId="77777777" w:rsidR="00CF1EBE" w:rsidRPr="00CF1EBE" w:rsidRDefault="00CF1EBE" w:rsidP="00CF1EBE">
            <w:r w:rsidRPr="00CF1EBE">
              <w:t>30%</w:t>
            </w:r>
          </w:p>
        </w:tc>
        <w:tc>
          <w:tcPr>
            <w:tcW w:w="0" w:type="auto"/>
            <w:vAlign w:val="center"/>
            <w:hideMark/>
          </w:tcPr>
          <w:p w14:paraId="4C7260E4" w14:textId="77777777" w:rsidR="00CF1EBE" w:rsidRPr="00CF1EBE" w:rsidRDefault="00CF1EBE" w:rsidP="00CF1EBE"/>
        </w:tc>
      </w:tr>
      <w:tr w:rsidR="00CF1EBE" w:rsidRPr="00CF1EBE" w14:paraId="11F8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AD7C" w14:textId="77777777" w:rsidR="00CF1EBE" w:rsidRPr="00CF1EBE" w:rsidRDefault="00CF1EBE" w:rsidP="00CF1EBE">
            <w:r w:rsidRPr="00CF1EBE">
              <w:rPr>
                <w:b/>
                <w:bCs/>
              </w:rPr>
              <w:t>Base selling price</w:t>
            </w:r>
          </w:p>
        </w:tc>
        <w:tc>
          <w:tcPr>
            <w:tcW w:w="0" w:type="auto"/>
            <w:vAlign w:val="center"/>
            <w:hideMark/>
          </w:tcPr>
          <w:p w14:paraId="2BB81995" w14:textId="77777777" w:rsidR="00CF1EBE" w:rsidRPr="00CF1EBE" w:rsidRDefault="00CF1EBE" w:rsidP="00CF1EBE">
            <w:r w:rsidRPr="00CF1EBE">
              <w:t>R100 ÷ 70%</w:t>
            </w:r>
          </w:p>
        </w:tc>
        <w:tc>
          <w:tcPr>
            <w:tcW w:w="0" w:type="auto"/>
            <w:vAlign w:val="center"/>
            <w:hideMark/>
          </w:tcPr>
          <w:p w14:paraId="50BA310F" w14:textId="77777777" w:rsidR="00CF1EBE" w:rsidRPr="00CF1EBE" w:rsidRDefault="00CF1EBE" w:rsidP="00CF1EBE">
            <w:r w:rsidRPr="00CF1EBE">
              <w:rPr>
                <w:b/>
                <w:bCs/>
              </w:rPr>
              <w:t>R142.86</w:t>
            </w:r>
          </w:p>
        </w:tc>
      </w:tr>
    </w:tbl>
    <w:p w14:paraId="16CF5DBA" w14:textId="77777777" w:rsidR="00CF1EBE" w:rsidRPr="00CF1EBE" w:rsidRDefault="00CF1EBE" w:rsidP="00CF1EBE">
      <w:proofErr w:type="gramStart"/>
      <w:r w:rsidRPr="00CF1EBE">
        <w:t>So</w:t>
      </w:r>
      <w:proofErr w:type="gramEnd"/>
      <w:r w:rsidRPr="00CF1EBE">
        <w:t xml:space="preserve"> the product's </w:t>
      </w:r>
      <w:r w:rsidRPr="00CF1EBE">
        <w:rPr>
          <w:b/>
          <w:bCs/>
        </w:rPr>
        <w:t>base selling price is R142.86</w:t>
      </w:r>
      <w:r w:rsidRPr="00CF1EBE">
        <w:t>.</w:t>
      </w:r>
    </w:p>
    <w:p w14:paraId="2C4B69FC" w14:textId="77777777" w:rsidR="00CF1EBE" w:rsidRPr="00CF1EBE" w:rsidRDefault="00CF1EBE" w:rsidP="00CF1EBE">
      <w:r w:rsidRPr="00CF1EBE">
        <w:pict w14:anchorId="634AEBD9">
          <v:rect id="_x0000_i1026" style="width:0;height:1.5pt" o:hralign="center" o:hrstd="t" o:hr="t" fillcolor="#a0a0a0" stroked="f"/>
        </w:pict>
      </w:r>
    </w:p>
    <w:p w14:paraId="642DB1FA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3. Promotion</w:t>
      </w:r>
    </w:p>
    <w:p w14:paraId="48119DF5" w14:textId="77777777" w:rsidR="00CF1EBE" w:rsidRPr="00CF1EBE" w:rsidRDefault="00CF1EBE" w:rsidP="00CF1EBE">
      <w:r w:rsidRPr="00CF1EBE">
        <w:t xml:space="preserve">Suppose Grand Store runs a </w:t>
      </w:r>
      <w:r w:rsidRPr="00CF1EBE">
        <w:rPr>
          <w:b/>
          <w:bCs/>
        </w:rPr>
        <w:t>10% promotion</w:t>
      </w:r>
      <w:r w:rsidRPr="00CF1EBE">
        <w:t>.</w:t>
      </w:r>
    </w:p>
    <w:p w14:paraId="66E5AD8C" w14:textId="77777777" w:rsidR="00CF1EBE" w:rsidRPr="00CF1EBE" w:rsidRDefault="00CF1EBE" w:rsidP="00CF1EBE">
      <w:r w:rsidRPr="00CF1EBE">
        <w:t>R142.86 × 10% = R14.29</w:t>
      </w:r>
    </w:p>
    <w:p w14:paraId="143FC322" w14:textId="77777777" w:rsidR="00CF1EBE" w:rsidRPr="00CF1EBE" w:rsidRDefault="00CF1EBE" w:rsidP="00CF1EBE">
      <w:r w:rsidRPr="00CF1EBE">
        <w:t>Customer pays:</w:t>
      </w:r>
    </w:p>
    <w:p w14:paraId="6D2D98B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R128.57</w:t>
      </w:r>
    </w:p>
    <w:p w14:paraId="09486226" w14:textId="77777777" w:rsidR="00CF1EBE" w:rsidRPr="00CF1EBE" w:rsidRDefault="00CF1EBE" w:rsidP="00CF1EBE">
      <w:r w:rsidRPr="00CF1EBE">
        <w:t>The system should retain both:</w:t>
      </w:r>
    </w:p>
    <w:p w14:paraId="38EA122A" w14:textId="77777777" w:rsidR="00CF1EBE" w:rsidRPr="00CF1EBE" w:rsidRDefault="00CF1EBE" w:rsidP="00CF1EBE">
      <w:pPr>
        <w:numPr>
          <w:ilvl w:val="0"/>
          <w:numId w:val="2"/>
        </w:numPr>
      </w:pPr>
      <w:r w:rsidRPr="00CF1EBE">
        <w:t xml:space="preserve">Original price: </w:t>
      </w:r>
      <w:r w:rsidRPr="00CF1EBE">
        <w:rPr>
          <w:b/>
          <w:bCs/>
        </w:rPr>
        <w:t>R142.86</w:t>
      </w:r>
      <w:r w:rsidRPr="00CF1EBE">
        <w:t xml:space="preserve"> </w:t>
      </w:r>
    </w:p>
    <w:p w14:paraId="06C79E3E" w14:textId="77777777" w:rsidR="00CF1EBE" w:rsidRPr="00CF1EBE" w:rsidRDefault="00CF1EBE" w:rsidP="00CF1EBE">
      <w:pPr>
        <w:numPr>
          <w:ilvl w:val="0"/>
          <w:numId w:val="2"/>
        </w:numPr>
      </w:pPr>
      <w:r w:rsidRPr="00CF1EBE">
        <w:t xml:space="preserve">Promotional price: </w:t>
      </w:r>
      <w:r w:rsidRPr="00CF1EBE">
        <w:rPr>
          <w:b/>
          <w:bCs/>
        </w:rPr>
        <w:t>R128.57</w:t>
      </w:r>
      <w:r w:rsidRPr="00CF1EBE">
        <w:t xml:space="preserve"> </w:t>
      </w:r>
    </w:p>
    <w:p w14:paraId="330E60DA" w14:textId="77777777" w:rsidR="00CF1EBE" w:rsidRPr="00CF1EBE" w:rsidRDefault="00CF1EBE" w:rsidP="00CF1EBE">
      <w:pPr>
        <w:numPr>
          <w:ilvl w:val="0"/>
          <w:numId w:val="2"/>
        </w:numPr>
      </w:pPr>
      <w:r w:rsidRPr="00CF1EBE">
        <w:t xml:space="preserve">Customer saving: </w:t>
      </w:r>
      <w:r w:rsidRPr="00CF1EBE">
        <w:rPr>
          <w:b/>
          <w:bCs/>
        </w:rPr>
        <w:t>R14.29</w:t>
      </w:r>
      <w:r w:rsidRPr="00CF1EBE">
        <w:t xml:space="preserve"> </w:t>
      </w:r>
    </w:p>
    <w:p w14:paraId="49A66B1A" w14:textId="77777777" w:rsidR="00CF1EBE" w:rsidRPr="00CF1EBE" w:rsidRDefault="00CF1EBE" w:rsidP="00CF1EBE">
      <w:r w:rsidRPr="00CF1EBE">
        <w:t>This is important for reporting.</w:t>
      </w:r>
    </w:p>
    <w:p w14:paraId="1067B178" w14:textId="77777777" w:rsidR="00CF1EBE" w:rsidRPr="00CF1EBE" w:rsidRDefault="00CF1EBE" w:rsidP="00CF1EBE">
      <w:r w:rsidRPr="00CF1EBE">
        <w:pict w14:anchorId="4C46C29E">
          <v:rect id="_x0000_i1027" style="width:0;height:1.5pt" o:hralign="center" o:hrstd="t" o:hr="t" fillcolor="#a0a0a0" stroked="f"/>
        </w:pict>
      </w:r>
    </w:p>
    <w:p w14:paraId="7510071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4. Refer &amp; Earn</w:t>
      </w:r>
    </w:p>
    <w:p w14:paraId="02EC9D34" w14:textId="77777777" w:rsidR="00CF1EBE" w:rsidRPr="00CF1EBE" w:rsidRDefault="00CF1EBE" w:rsidP="00CF1EBE">
      <w:r w:rsidRPr="00CF1EBE">
        <w:t xml:space="preserve">Suppose the referral reward is </w:t>
      </w:r>
      <w:r w:rsidRPr="00CF1EBE">
        <w:rPr>
          <w:b/>
          <w:bCs/>
        </w:rPr>
        <w:t>5% of the actual product price paid</w:t>
      </w:r>
      <w:r w:rsidRPr="00CF1EBE">
        <w:t>.</w:t>
      </w:r>
    </w:p>
    <w:p w14:paraId="4A578F02" w14:textId="77777777" w:rsidR="00CF1EBE" w:rsidRPr="00CF1EBE" w:rsidRDefault="00CF1EBE" w:rsidP="00CF1EBE">
      <w:r w:rsidRPr="00CF1EBE">
        <w:t xml:space="preserve">R128.57 × 5% = </w:t>
      </w:r>
      <w:r w:rsidRPr="00CF1EBE">
        <w:rPr>
          <w:b/>
          <w:bCs/>
        </w:rPr>
        <w:t>R6.43</w:t>
      </w:r>
    </w:p>
    <w:p w14:paraId="1C1625A2" w14:textId="77777777" w:rsidR="00CF1EBE" w:rsidRPr="00CF1EBE" w:rsidRDefault="00CF1EBE" w:rsidP="00CF1EBE">
      <w:r w:rsidRPr="00CF1EBE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1012"/>
      </w:tblGrid>
      <w:tr w:rsidR="00CF1EBE" w:rsidRPr="00CF1EBE" w14:paraId="56877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E8388" w14:textId="77777777" w:rsidR="00CF1EBE" w:rsidRPr="00CF1EBE" w:rsidRDefault="00CF1EBE" w:rsidP="00CF1EBE"/>
        </w:tc>
        <w:tc>
          <w:tcPr>
            <w:tcW w:w="0" w:type="auto"/>
            <w:vAlign w:val="center"/>
            <w:hideMark/>
          </w:tcPr>
          <w:p w14:paraId="79F8BD69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Amount</w:t>
            </w:r>
          </w:p>
        </w:tc>
      </w:tr>
      <w:tr w:rsidR="00CF1EBE" w:rsidRPr="00CF1EBE" w14:paraId="6DC56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25BC" w14:textId="77777777" w:rsidR="00CF1EBE" w:rsidRPr="00CF1EBE" w:rsidRDefault="00CF1EBE" w:rsidP="00CF1EBE">
            <w:r w:rsidRPr="00CF1EBE">
              <w:t>Customer pays</w:t>
            </w:r>
          </w:p>
        </w:tc>
        <w:tc>
          <w:tcPr>
            <w:tcW w:w="0" w:type="auto"/>
            <w:vAlign w:val="center"/>
            <w:hideMark/>
          </w:tcPr>
          <w:p w14:paraId="45587676" w14:textId="77777777" w:rsidR="00CF1EBE" w:rsidRPr="00CF1EBE" w:rsidRDefault="00CF1EBE" w:rsidP="00CF1EBE">
            <w:r w:rsidRPr="00CF1EBE">
              <w:t>R128.57</w:t>
            </w:r>
          </w:p>
        </w:tc>
      </w:tr>
      <w:tr w:rsidR="00CF1EBE" w:rsidRPr="00CF1EBE" w14:paraId="57B5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3557" w14:textId="77777777" w:rsidR="00CF1EBE" w:rsidRPr="00CF1EBE" w:rsidRDefault="00CF1EBE" w:rsidP="00CF1EBE">
            <w:r w:rsidRPr="00CF1EBE">
              <w:t>True product cost</w:t>
            </w:r>
          </w:p>
        </w:tc>
        <w:tc>
          <w:tcPr>
            <w:tcW w:w="0" w:type="auto"/>
            <w:vAlign w:val="center"/>
            <w:hideMark/>
          </w:tcPr>
          <w:p w14:paraId="06251576" w14:textId="77777777" w:rsidR="00CF1EBE" w:rsidRPr="00CF1EBE" w:rsidRDefault="00CF1EBE" w:rsidP="00CF1EBE">
            <w:r w:rsidRPr="00CF1EBE">
              <w:t>-R100.00</w:t>
            </w:r>
          </w:p>
        </w:tc>
      </w:tr>
      <w:tr w:rsidR="00CF1EBE" w:rsidRPr="00CF1EBE" w14:paraId="5FE8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9A3F" w14:textId="77777777" w:rsidR="00CF1EBE" w:rsidRPr="00CF1EBE" w:rsidRDefault="00CF1EBE" w:rsidP="00CF1EBE">
            <w:r w:rsidRPr="00CF1EBE">
              <w:t>Referral reward</w:t>
            </w:r>
          </w:p>
        </w:tc>
        <w:tc>
          <w:tcPr>
            <w:tcW w:w="0" w:type="auto"/>
            <w:vAlign w:val="center"/>
            <w:hideMark/>
          </w:tcPr>
          <w:p w14:paraId="47B75946" w14:textId="77777777" w:rsidR="00CF1EBE" w:rsidRPr="00CF1EBE" w:rsidRDefault="00CF1EBE" w:rsidP="00CF1EBE">
            <w:r w:rsidRPr="00CF1EBE">
              <w:t>-R6.43</w:t>
            </w:r>
          </w:p>
        </w:tc>
      </w:tr>
      <w:tr w:rsidR="00CF1EBE" w:rsidRPr="00CF1EBE" w14:paraId="27FC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2541" w14:textId="77777777" w:rsidR="00CF1EBE" w:rsidRPr="00CF1EBE" w:rsidRDefault="00CF1EBE" w:rsidP="00CF1EBE">
            <w:r w:rsidRPr="00CF1EBE">
              <w:rPr>
                <w:b/>
                <w:bCs/>
              </w:rPr>
              <w:t>Contribution before payment costs</w:t>
            </w:r>
          </w:p>
        </w:tc>
        <w:tc>
          <w:tcPr>
            <w:tcW w:w="0" w:type="auto"/>
            <w:vAlign w:val="center"/>
            <w:hideMark/>
          </w:tcPr>
          <w:p w14:paraId="1214187D" w14:textId="77777777" w:rsidR="00CF1EBE" w:rsidRPr="00CF1EBE" w:rsidRDefault="00CF1EBE" w:rsidP="00CF1EBE">
            <w:r w:rsidRPr="00CF1EBE">
              <w:rPr>
                <w:b/>
                <w:bCs/>
              </w:rPr>
              <w:t>R22.14</w:t>
            </w:r>
          </w:p>
        </w:tc>
      </w:tr>
    </w:tbl>
    <w:p w14:paraId="1338386D" w14:textId="77777777" w:rsidR="00CF1EBE" w:rsidRPr="00CF1EBE" w:rsidRDefault="00CF1EBE" w:rsidP="00CF1EBE">
      <w:r w:rsidRPr="00CF1EBE">
        <w:pict w14:anchorId="51A4F89F">
          <v:rect id="_x0000_i1028" style="width:0;height:1.5pt" o:hralign="center" o:hrstd="t" o:hr="t" fillcolor="#a0a0a0" stroked="f"/>
        </w:pict>
      </w:r>
    </w:p>
    <w:p w14:paraId="6ED97B2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 xml:space="preserve">5. </w:t>
      </w:r>
      <w:proofErr w:type="spellStart"/>
      <w:r w:rsidRPr="00CF1EBE">
        <w:rPr>
          <w:b/>
          <w:bCs/>
        </w:rPr>
        <w:t>Supercoins</w:t>
      </w:r>
      <w:proofErr w:type="spellEnd"/>
    </w:p>
    <w:p w14:paraId="28563A92" w14:textId="77777777" w:rsidR="00CF1EBE" w:rsidRPr="00CF1EBE" w:rsidRDefault="00CF1EBE" w:rsidP="00CF1EBE">
      <w:r w:rsidRPr="00CF1EBE">
        <w:t xml:space="preserve">Suppose the customer uses </w:t>
      </w:r>
      <w:r w:rsidRPr="00CF1EBE">
        <w:rPr>
          <w:b/>
          <w:bCs/>
        </w:rPr>
        <w:t xml:space="preserve">R5 worth of </w:t>
      </w:r>
      <w:proofErr w:type="spellStart"/>
      <w:r w:rsidRPr="00CF1EBE">
        <w:rPr>
          <w:b/>
          <w:bCs/>
        </w:rPr>
        <w:t>Supercoins</w:t>
      </w:r>
      <w:proofErr w:type="spellEnd"/>
      <w:r w:rsidRPr="00CF1EBE">
        <w:t>.</w:t>
      </w:r>
    </w:p>
    <w:p w14:paraId="0F11BDE5" w14:textId="77777777" w:rsidR="00CF1EBE" w:rsidRPr="00CF1EBE" w:rsidRDefault="00CF1EBE" w:rsidP="00CF1EBE">
      <w:r w:rsidRPr="00CF1EBE">
        <w:t xml:space="preserve">Now you need to decide whether </w:t>
      </w:r>
      <w:proofErr w:type="spellStart"/>
      <w:r w:rsidRPr="00CF1EBE">
        <w:t>Supercoins</w:t>
      </w:r>
      <w:proofErr w:type="spellEnd"/>
      <w:r w:rsidRPr="00CF1EBE">
        <w:t xml:space="preserve"> are:</w:t>
      </w:r>
    </w:p>
    <w:p w14:paraId="36AEBF47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Option A — Marketing expense</w:t>
      </w:r>
    </w:p>
    <w:p w14:paraId="68ECCC66" w14:textId="77777777" w:rsidR="00CF1EBE" w:rsidRPr="00CF1EBE" w:rsidRDefault="00CF1EBE" w:rsidP="00CF1EBE">
      <w:r w:rsidRPr="00CF1EBE">
        <w:t>Grand Store absorbs the R5.</w:t>
      </w:r>
    </w:p>
    <w:p w14:paraId="5F6A5B71" w14:textId="77777777" w:rsidR="00CF1EBE" w:rsidRPr="00CF1EBE" w:rsidRDefault="00CF1EBE" w:rsidP="00CF1EBE">
      <w:r w:rsidRPr="00CF1EBE">
        <w:t>Contribution:</w:t>
      </w:r>
    </w:p>
    <w:p w14:paraId="0E42D798" w14:textId="77777777" w:rsidR="00CF1EBE" w:rsidRPr="00CF1EBE" w:rsidRDefault="00CF1EBE" w:rsidP="00CF1EBE">
      <w:r w:rsidRPr="00CF1EBE">
        <w:t xml:space="preserve">R22.14 − R5 = </w:t>
      </w:r>
      <w:r w:rsidRPr="00CF1EBE">
        <w:rPr>
          <w:b/>
          <w:bCs/>
        </w:rPr>
        <w:t>R17.14</w:t>
      </w:r>
    </w:p>
    <w:p w14:paraId="3555980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Option B — Customer wallet liability</w:t>
      </w:r>
    </w:p>
    <w:p w14:paraId="2FB5BB54" w14:textId="77777777" w:rsidR="00CF1EBE" w:rsidRPr="00CF1EBE" w:rsidRDefault="00CF1EBE" w:rsidP="00CF1EBE">
      <w:r w:rsidRPr="00CF1EBE">
        <w:t>The accounting system treats the coins as a customer-wallet redemption.</w:t>
      </w:r>
    </w:p>
    <w:p w14:paraId="69E0523D" w14:textId="77777777" w:rsidR="00CF1EBE" w:rsidRPr="00CF1EBE" w:rsidRDefault="00CF1EBE" w:rsidP="00CF1EBE">
      <w:r w:rsidRPr="00CF1EBE">
        <w:t xml:space="preserve">I recommend </w:t>
      </w:r>
      <w:r w:rsidRPr="00CF1EBE">
        <w:rPr>
          <w:b/>
          <w:bCs/>
        </w:rPr>
        <w:t>Option B in the accounting architecture</w:t>
      </w:r>
      <w:r w:rsidRPr="00CF1EBE">
        <w:t>, while showing the customer a simple discount/redemption at checkout.</w:t>
      </w:r>
    </w:p>
    <w:p w14:paraId="5DBFEE5C" w14:textId="77777777" w:rsidR="00CF1EBE" w:rsidRPr="00CF1EBE" w:rsidRDefault="00CF1EBE" w:rsidP="00CF1EBE">
      <w:r w:rsidRPr="00CF1EBE">
        <w:pict w14:anchorId="40E2C1B4">
          <v:rect id="_x0000_i1029" style="width:0;height:1.5pt" o:hralign="center" o:hrstd="t" o:hr="t" fillcolor="#a0a0a0" stroked="f"/>
        </w:pict>
      </w:r>
    </w:p>
    <w:p w14:paraId="2728377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6. Payment gateway</w:t>
      </w:r>
    </w:p>
    <w:p w14:paraId="4CE45CE5" w14:textId="77777777" w:rsidR="00CF1EBE" w:rsidRPr="00CF1EBE" w:rsidRDefault="00CF1EBE" w:rsidP="00CF1EBE">
      <w:r w:rsidRPr="00CF1EBE">
        <w:t xml:space="preserve">Suppose payment processing costs </w:t>
      </w:r>
      <w:r w:rsidRPr="00CF1EBE">
        <w:rPr>
          <w:b/>
          <w:bCs/>
        </w:rPr>
        <w:t>2.5%</w:t>
      </w:r>
      <w:r w:rsidRPr="00CF1EBE">
        <w:t>.</w:t>
      </w:r>
    </w:p>
    <w:p w14:paraId="6FCC8B6A" w14:textId="77777777" w:rsidR="00CF1EBE" w:rsidRPr="00CF1EBE" w:rsidRDefault="00CF1EBE" w:rsidP="00CF1EBE">
      <w:r w:rsidRPr="00CF1EBE">
        <w:t xml:space="preserve">R128.57 × 2.5% = </w:t>
      </w:r>
      <w:r w:rsidRPr="00CF1EBE">
        <w:rPr>
          <w:b/>
          <w:bCs/>
        </w:rPr>
        <w:t>R3.21</w:t>
      </w:r>
    </w:p>
    <w:p w14:paraId="150D53A0" w14:textId="77777777" w:rsidR="00CF1EBE" w:rsidRPr="00CF1EBE" w:rsidRDefault="00CF1EBE" w:rsidP="00CF1EBE">
      <w:r w:rsidRPr="00CF1EBE">
        <w:t>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012"/>
      </w:tblGrid>
      <w:tr w:rsidR="00CF1EBE" w:rsidRPr="00CF1EBE" w14:paraId="4703D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ED2E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90BF33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Amount</w:t>
            </w:r>
          </w:p>
        </w:tc>
      </w:tr>
      <w:tr w:rsidR="00CF1EBE" w:rsidRPr="00CF1EBE" w14:paraId="4A3C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751D" w14:textId="77777777" w:rsidR="00CF1EBE" w:rsidRPr="00CF1EBE" w:rsidRDefault="00CF1EBE" w:rsidP="00CF1EBE">
            <w:r w:rsidRPr="00CF1EBE">
              <w:t>Customer payment</w:t>
            </w:r>
          </w:p>
        </w:tc>
        <w:tc>
          <w:tcPr>
            <w:tcW w:w="0" w:type="auto"/>
            <w:vAlign w:val="center"/>
            <w:hideMark/>
          </w:tcPr>
          <w:p w14:paraId="29BCC775" w14:textId="77777777" w:rsidR="00CF1EBE" w:rsidRPr="00CF1EBE" w:rsidRDefault="00CF1EBE" w:rsidP="00CF1EBE">
            <w:r w:rsidRPr="00CF1EBE">
              <w:t>R128.57</w:t>
            </w:r>
          </w:p>
        </w:tc>
      </w:tr>
      <w:tr w:rsidR="00CF1EBE" w:rsidRPr="00CF1EBE" w14:paraId="2F3C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DD2" w14:textId="77777777" w:rsidR="00CF1EBE" w:rsidRPr="00CF1EBE" w:rsidRDefault="00CF1EBE" w:rsidP="00CF1EBE">
            <w:r w:rsidRPr="00CF1EBE">
              <w:t>True product cost</w:t>
            </w:r>
          </w:p>
        </w:tc>
        <w:tc>
          <w:tcPr>
            <w:tcW w:w="0" w:type="auto"/>
            <w:vAlign w:val="center"/>
            <w:hideMark/>
          </w:tcPr>
          <w:p w14:paraId="4D4A1CB5" w14:textId="77777777" w:rsidR="00CF1EBE" w:rsidRPr="00CF1EBE" w:rsidRDefault="00CF1EBE" w:rsidP="00CF1EBE">
            <w:r w:rsidRPr="00CF1EBE">
              <w:t>-R100.00</w:t>
            </w:r>
          </w:p>
        </w:tc>
      </w:tr>
      <w:tr w:rsidR="00CF1EBE" w:rsidRPr="00CF1EBE" w14:paraId="2143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672D" w14:textId="77777777" w:rsidR="00CF1EBE" w:rsidRPr="00CF1EBE" w:rsidRDefault="00CF1EBE" w:rsidP="00CF1EBE">
            <w:r w:rsidRPr="00CF1EBE">
              <w:t xml:space="preserve">Refer &amp; </w:t>
            </w:r>
            <w:proofErr w:type="gramStart"/>
            <w:r w:rsidRPr="00CF1EBE">
              <w:t>Earn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FDF8EB" w14:textId="77777777" w:rsidR="00CF1EBE" w:rsidRPr="00CF1EBE" w:rsidRDefault="00CF1EBE" w:rsidP="00CF1EBE">
            <w:r w:rsidRPr="00CF1EBE">
              <w:t>-R6.43</w:t>
            </w:r>
          </w:p>
        </w:tc>
      </w:tr>
      <w:tr w:rsidR="00CF1EBE" w:rsidRPr="00CF1EBE" w14:paraId="67E9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28B" w14:textId="77777777" w:rsidR="00CF1EBE" w:rsidRPr="00CF1EBE" w:rsidRDefault="00CF1EBE" w:rsidP="00CF1EBE">
            <w:proofErr w:type="spellStart"/>
            <w:r w:rsidRPr="00CF1EBE">
              <w:lastRenderedPageBreak/>
              <w:t>Supercoin</w:t>
            </w:r>
            <w:proofErr w:type="spellEnd"/>
            <w:r w:rsidRPr="00CF1EBE">
              <w:t xml:space="preserve"> redemption</w:t>
            </w:r>
          </w:p>
        </w:tc>
        <w:tc>
          <w:tcPr>
            <w:tcW w:w="0" w:type="auto"/>
            <w:vAlign w:val="center"/>
            <w:hideMark/>
          </w:tcPr>
          <w:p w14:paraId="5959DFC2" w14:textId="77777777" w:rsidR="00CF1EBE" w:rsidRPr="00CF1EBE" w:rsidRDefault="00CF1EBE" w:rsidP="00CF1EBE">
            <w:r w:rsidRPr="00CF1EBE">
              <w:t>-R5.00</w:t>
            </w:r>
          </w:p>
        </w:tc>
      </w:tr>
      <w:tr w:rsidR="00CF1EBE" w:rsidRPr="00CF1EBE" w14:paraId="0D5E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5A43" w14:textId="77777777" w:rsidR="00CF1EBE" w:rsidRPr="00CF1EBE" w:rsidRDefault="00CF1EBE" w:rsidP="00CF1EBE">
            <w:r w:rsidRPr="00CF1EBE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C0D82C5" w14:textId="77777777" w:rsidR="00CF1EBE" w:rsidRPr="00CF1EBE" w:rsidRDefault="00CF1EBE" w:rsidP="00CF1EBE">
            <w:r w:rsidRPr="00CF1EBE">
              <w:t>-R3.21</w:t>
            </w:r>
          </w:p>
        </w:tc>
      </w:tr>
      <w:tr w:rsidR="00CF1EBE" w:rsidRPr="00CF1EBE" w14:paraId="36DE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4B50" w14:textId="77777777" w:rsidR="00CF1EBE" w:rsidRPr="00CF1EBE" w:rsidRDefault="00CF1EBE" w:rsidP="00CF1EBE">
            <w:r w:rsidRPr="00CF1EBE">
              <w:rPr>
                <w:b/>
                <w:bCs/>
              </w:rPr>
              <w:t>Net contribution</w:t>
            </w:r>
          </w:p>
        </w:tc>
        <w:tc>
          <w:tcPr>
            <w:tcW w:w="0" w:type="auto"/>
            <w:vAlign w:val="center"/>
            <w:hideMark/>
          </w:tcPr>
          <w:p w14:paraId="5979F5FB" w14:textId="77777777" w:rsidR="00CF1EBE" w:rsidRPr="00CF1EBE" w:rsidRDefault="00CF1EBE" w:rsidP="00CF1EBE">
            <w:r w:rsidRPr="00CF1EBE">
              <w:rPr>
                <w:b/>
                <w:bCs/>
              </w:rPr>
              <w:t>R13.93</w:t>
            </w:r>
          </w:p>
        </w:tc>
      </w:tr>
    </w:tbl>
    <w:p w14:paraId="120814D3" w14:textId="77777777" w:rsidR="00CF1EBE" w:rsidRPr="00CF1EBE" w:rsidRDefault="00CF1EBE" w:rsidP="00CF1EBE">
      <w:r w:rsidRPr="00CF1EBE">
        <w:t>This is the number management should care about.</w:t>
      </w:r>
    </w:p>
    <w:p w14:paraId="5B13AABB" w14:textId="77777777" w:rsidR="00CF1EBE" w:rsidRPr="00CF1EBE" w:rsidRDefault="00CF1EBE" w:rsidP="00CF1EBE">
      <w:r w:rsidRPr="00CF1EBE">
        <w:pict w14:anchorId="562DFD57">
          <v:rect id="_x0000_i1030" style="width:0;height:1.5pt" o:hralign="center" o:hrstd="t" o:hr="t" fillcolor="#a0a0a0" stroked="f"/>
        </w:pict>
      </w:r>
    </w:p>
    <w:p w14:paraId="1C89BE19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7. Vendor commission</w:t>
      </w:r>
    </w:p>
    <w:p w14:paraId="6B4E89B7" w14:textId="77777777" w:rsidR="00CF1EBE" w:rsidRPr="00CF1EBE" w:rsidRDefault="00CF1EBE" w:rsidP="00CF1EBE">
      <w:r w:rsidRPr="00CF1EBE">
        <w:t xml:space="preserve">Because Grand Store operates as a marketplace, I would make </w:t>
      </w:r>
      <w:r w:rsidRPr="00CF1EBE">
        <w:rPr>
          <w:b/>
          <w:bCs/>
        </w:rPr>
        <w:t>vendor commission a separate calculation engine</w:t>
      </w:r>
      <w:r w:rsidRPr="00CF1EBE">
        <w:t>.</w:t>
      </w:r>
    </w:p>
    <w:p w14:paraId="3F061A01" w14:textId="77777777" w:rsidR="00CF1EBE" w:rsidRPr="00CF1EBE" w:rsidRDefault="00CF1EBE" w:rsidP="00CF1EBE">
      <w:r w:rsidRPr="00CF1EBE">
        <w:t xml:space="preserve">For example, if the vendor receives the product sale and Grand Store charges </w:t>
      </w:r>
      <w:r w:rsidRPr="00CF1EBE">
        <w:rPr>
          <w:b/>
          <w:bCs/>
        </w:rPr>
        <w:t>15% commission</w:t>
      </w:r>
      <w:r w:rsidRPr="00CF1EBE">
        <w:t>:</w:t>
      </w:r>
    </w:p>
    <w:p w14:paraId="68208130" w14:textId="77777777" w:rsidR="00CF1EBE" w:rsidRPr="00CF1EBE" w:rsidRDefault="00CF1EBE" w:rsidP="00CF1EBE">
      <w:r w:rsidRPr="00CF1EBE">
        <w:t>Customer pays: R128.57</w:t>
      </w:r>
    </w:p>
    <w:p w14:paraId="4208ECB3" w14:textId="77777777" w:rsidR="00CF1EBE" w:rsidRPr="00CF1EBE" w:rsidRDefault="00CF1EBE" w:rsidP="00CF1EBE">
      <w:r w:rsidRPr="00CF1EBE">
        <w:t>15% commission:</w:t>
      </w:r>
    </w:p>
    <w:p w14:paraId="6B6D55D5" w14:textId="77777777" w:rsidR="00CF1EBE" w:rsidRPr="00CF1EBE" w:rsidRDefault="00CF1EBE" w:rsidP="00CF1EBE">
      <w:r w:rsidRPr="00CF1EBE">
        <w:rPr>
          <w:b/>
          <w:bCs/>
        </w:rPr>
        <w:t>R19.29</w:t>
      </w:r>
    </w:p>
    <w:p w14:paraId="5C82BF2B" w14:textId="77777777" w:rsidR="00CF1EBE" w:rsidRPr="00CF1EBE" w:rsidRDefault="00CF1EBE" w:rsidP="00CF1EBE">
      <w:r w:rsidRPr="00CF1EBE">
        <w:t>Vendor settlement:</w:t>
      </w:r>
    </w:p>
    <w:p w14:paraId="1EECB8F4" w14:textId="77777777" w:rsidR="00CF1EBE" w:rsidRPr="00CF1EBE" w:rsidRDefault="00CF1EBE" w:rsidP="00CF1EBE">
      <w:r w:rsidRPr="00CF1EBE">
        <w:rPr>
          <w:b/>
          <w:bCs/>
        </w:rPr>
        <w:t>R109.28</w:t>
      </w:r>
    </w:p>
    <w:p w14:paraId="7A80246E" w14:textId="77777777" w:rsidR="00CF1EBE" w:rsidRPr="00CF1EBE" w:rsidRDefault="00CF1EBE" w:rsidP="00CF1EBE">
      <w:r w:rsidRPr="00CF1EBE">
        <w:t>But you need to decide whether:</w:t>
      </w:r>
    </w:p>
    <w:p w14:paraId="21028E38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Refer &amp; Earn is paid by Grand Store </w:t>
      </w:r>
    </w:p>
    <w:p w14:paraId="7A16B05D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Refer &amp; Earn is shared with vendor </w:t>
      </w:r>
    </w:p>
    <w:p w14:paraId="5378DE90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Promotions are funded by Grand Store </w:t>
      </w:r>
    </w:p>
    <w:p w14:paraId="5EFF210A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Promotions are funded by vendor </w:t>
      </w:r>
    </w:p>
    <w:p w14:paraId="7CA35798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Payment gateway fees are deducted from vendor settlement </w:t>
      </w:r>
    </w:p>
    <w:p w14:paraId="21644FB1" w14:textId="77777777" w:rsidR="00CF1EBE" w:rsidRPr="00CF1EBE" w:rsidRDefault="00CF1EBE" w:rsidP="00CF1EBE">
      <w:pPr>
        <w:numPr>
          <w:ilvl w:val="0"/>
          <w:numId w:val="3"/>
        </w:numPr>
      </w:pPr>
      <w:r w:rsidRPr="00CF1EBE">
        <w:t xml:space="preserve">Shipping is paid by customer/vendor/Grand Store </w:t>
      </w:r>
    </w:p>
    <w:p w14:paraId="2051FB51" w14:textId="77777777" w:rsidR="00CF1EBE" w:rsidRPr="00CF1EBE" w:rsidRDefault="00CF1EBE" w:rsidP="00CF1EBE">
      <w:r w:rsidRPr="00CF1EBE">
        <w:t xml:space="preserve">These should </w:t>
      </w:r>
      <w:r w:rsidRPr="00CF1EBE">
        <w:rPr>
          <w:b/>
          <w:bCs/>
        </w:rPr>
        <w:t xml:space="preserve">never be </w:t>
      </w:r>
      <w:proofErr w:type="gramStart"/>
      <w:r w:rsidRPr="00CF1EBE">
        <w:rPr>
          <w:b/>
          <w:bCs/>
        </w:rPr>
        <w:t>hard-coded</w:t>
      </w:r>
      <w:proofErr w:type="gramEnd"/>
      <w:r w:rsidRPr="00CF1EBE">
        <w:rPr>
          <w:b/>
          <w:bCs/>
        </w:rPr>
        <w:t xml:space="preserve"> into one margin formula</w:t>
      </w:r>
      <w:r w:rsidRPr="00CF1EBE">
        <w:t>.</w:t>
      </w:r>
    </w:p>
    <w:p w14:paraId="042306E1" w14:textId="77777777" w:rsidR="00CF1EBE" w:rsidRPr="00CF1EBE" w:rsidRDefault="00CF1EBE" w:rsidP="00CF1EBE">
      <w:r w:rsidRPr="00CF1EBE">
        <w:pict w14:anchorId="3D5CE279">
          <v:rect id="_x0000_i1031" style="width:0;height:1.5pt" o:hralign="center" o:hrstd="t" o:hr="t" fillcolor="#a0a0a0" stroked="f"/>
        </w:pict>
      </w:r>
    </w:p>
    <w:p w14:paraId="4ECB9EE8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8. Create a "Who Pays?" engine</w:t>
      </w:r>
    </w:p>
    <w:p w14:paraId="749C1AD2" w14:textId="77777777" w:rsidR="00CF1EBE" w:rsidRPr="00CF1EBE" w:rsidRDefault="00CF1EBE" w:rsidP="00CF1EBE">
      <w:r w:rsidRPr="00CF1EBE">
        <w:t>This is one of the most important parts for your developer.</w:t>
      </w:r>
    </w:p>
    <w:p w14:paraId="23BDE3C0" w14:textId="77777777" w:rsidR="00CF1EBE" w:rsidRPr="00CF1EBE" w:rsidRDefault="00CF1EBE" w:rsidP="00CF1EBE">
      <w:r w:rsidRPr="00CF1EBE">
        <w:t xml:space="preserve">Every cost should have a </w:t>
      </w:r>
      <w:r w:rsidRPr="00CF1EBE">
        <w:rPr>
          <w:b/>
          <w:bCs/>
        </w:rPr>
        <w:t>funding source</w:t>
      </w:r>
      <w:r w:rsidRPr="00CF1EB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440"/>
      </w:tblGrid>
      <w:tr w:rsidR="00CF1EBE" w:rsidRPr="00CF1EBE" w14:paraId="5B617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0129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41545584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Paid By</w:t>
            </w:r>
          </w:p>
        </w:tc>
      </w:tr>
      <w:tr w:rsidR="00CF1EBE" w:rsidRPr="00CF1EBE" w14:paraId="3676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0A8F" w14:textId="77777777" w:rsidR="00CF1EBE" w:rsidRPr="00CF1EBE" w:rsidRDefault="00CF1EBE" w:rsidP="00CF1EBE">
            <w:r w:rsidRPr="00CF1EBE">
              <w:t>Supplier discount</w:t>
            </w:r>
          </w:p>
        </w:tc>
        <w:tc>
          <w:tcPr>
            <w:tcW w:w="0" w:type="auto"/>
            <w:vAlign w:val="center"/>
            <w:hideMark/>
          </w:tcPr>
          <w:p w14:paraId="5EB3E571" w14:textId="77777777" w:rsidR="00CF1EBE" w:rsidRPr="00CF1EBE" w:rsidRDefault="00CF1EBE" w:rsidP="00CF1EBE">
            <w:r w:rsidRPr="00CF1EBE">
              <w:t>Supplier</w:t>
            </w:r>
          </w:p>
        </w:tc>
      </w:tr>
      <w:tr w:rsidR="00CF1EBE" w:rsidRPr="00CF1EBE" w14:paraId="6215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40D1" w14:textId="77777777" w:rsidR="00CF1EBE" w:rsidRPr="00CF1EBE" w:rsidRDefault="00CF1EBE" w:rsidP="00CF1EBE">
            <w:r w:rsidRPr="00CF1EBE">
              <w:t>Product cost</w:t>
            </w:r>
          </w:p>
        </w:tc>
        <w:tc>
          <w:tcPr>
            <w:tcW w:w="0" w:type="auto"/>
            <w:vAlign w:val="center"/>
            <w:hideMark/>
          </w:tcPr>
          <w:p w14:paraId="288A70C9" w14:textId="77777777" w:rsidR="00CF1EBE" w:rsidRPr="00CF1EBE" w:rsidRDefault="00CF1EBE" w:rsidP="00CF1EBE">
            <w:r w:rsidRPr="00CF1EBE">
              <w:t>Vendor</w:t>
            </w:r>
          </w:p>
        </w:tc>
      </w:tr>
      <w:tr w:rsidR="00CF1EBE" w:rsidRPr="00CF1EBE" w14:paraId="614A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9470" w14:textId="77777777" w:rsidR="00CF1EBE" w:rsidRPr="00CF1EBE" w:rsidRDefault="00CF1EBE" w:rsidP="00CF1EBE">
            <w:r w:rsidRPr="00CF1EBE">
              <w:t>Grand Store promotion</w:t>
            </w:r>
          </w:p>
        </w:tc>
        <w:tc>
          <w:tcPr>
            <w:tcW w:w="0" w:type="auto"/>
            <w:vAlign w:val="center"/>
            <w:hideMark/>
          </w:tcPr>
          <w:p w14:paraId="24977404" w14:textId="77777777" w:rsidR="00CF1EBE" w:rsidRPr="00CF1EBE" w:rsidRDefault="00CF1EBE" w:rsidP="00CF1EBE">
            <w:r w:rsidRPr="00CF1EBE">
              <w:t>Grand Store</w:t>
            </w:r>
          </w:p>
        </w:tc>
      </w:tr>
      <w:tr w:rsidR="00CF1EBE" w:rsidRPr="00CF1EBE" w14:paraId="52F31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0C10" w14:textId="77777777" w:rsidR="00CF1EBE" w:rsidRPr="00CF1EBE" w:rsidRDefault="00CF1EBE" w:rsidP="00CF1EBE">
            <w:r w:rsidRPr="00CF1EBE">
              <w:t>Vendor promotion</w:t>
            </w:r>
          </w:p>
        </w:tc>
        <w:tc>
          <w:tcPr>
            <w:tcW w:w="0" w:type="auto"/>
            <w:vAlign w:val="center"/>
            <w:hideMark/>
          </w:tcPr>
          <w:p w14:paraId="6A6F82A0" w14:textId="77777777" w:rsidR="00CF1EBE" w:rsidRPr="00CF1EBE" w:rsidRDefault="00CF1EBE" w:rsidP="00CF1EBE">
            <w:r w:rsidRPr="00CF1EBE">
              <w:t>Vendor</w:t>
            </w:r>
          </w:p>
        </w:tc>
      </w:tr>
      <w:tr w:rsidR="00CF1EBE" w:rsidRPr="00CF1EBE" w14:paraId="760A9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FD84" w14:textId="77777777" w:rsidR="00CF1EBE" w:rsidRPr="00CF1EBE" w:rsidRDefault="00CF1EBE" w:rsidP="00CF1EBE">
            <w:r w:rsidRPr="00CF1EBE">
              <w:t xml:space="preserve">Refer &amp; </w:t>
            </w:r>
            <w:proofErr w:type="gramStart"/>
            <w:r w:rsidRPr="00CF1EBE">
              <w:t>Earn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C926F" w14:textId="77777777" w:rsidR="00CF1EBE" w:rsidRPr="00CF1EBE" w:rsidRDefault="00CF1EBE" w:rsidP="00CF1EBE">
            <w:r w:rsidRPr="00CF1EBE">
              <w:t>Grand Store</w:t>
            </w:r>
          </w:p>
        </w:tc>
      </w:tr>
      <w:tr w:rsidR="00CF1EBE" w:rsidRPr="00CF1EBE" w14:paraId="7CD1F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961D" w14:textId="77777777" w:rsidR="00CF1EBE" w:rsidRPr="00CF1EBE" w:rsidRDefault="00CF1EBE" w:rsidP="00CF1EBE">
            <w:proofErr w:type="spellStart"/>
            <w:r w:rsidRPr="00CF1EBE">
              <w:t>Supercoins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37E53" w14:textId="77777777" w:rsidR="00CF1EBE" w:rsidRPr="00CF1EBE" w:rsidRDefault="00CF1EBE" w:rsidP="00CF1EBE">
            <w:r w:rsidRPr="00CF1EBE">
              <w:t>Grand Store / Marketing</w:t>
            </w:r>
          </w:p>
        </w:tc>
      </w:tr>
      <w:tr w:rsidR="00CF1EBE" w:rsidRPr="00CF1EBE" w14:paraId="5A5ED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994A" w14:textId="77777777" w:rsidR="00CF1EBE" w:rsidRPr="00CF1EBE" w:rsidRDefault="00CF1EBE" w:rsidP="00CF1EBE">
            <w:r w:rsidRPr="00CF1EBE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5C9661A" w14:textId="77777777" w:rsidR="00CF1EBE" w:rsidRPr="00CF1EBE" w:rsidRDefault="00CF1EBE" w:rsidP="00CF1EBE">
            <w:r w:rsidRPr="00CF1EBE">
              <w:t>Configurable</w:t>
            </w:r>
          </w:p>
        </w:tc>
      </w:tr>
      <w:tr w:rsidR="00CF1EBE" w:rsidRPr="00CF1EBE" w14:paraId="2D24E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9246" w14:textId="77777777" w:rsidR="00CF1EBE" w:rsidRPr="00CF1EBE" w:rsidRDefault="00CF1EBE" w:rsidP="00CF1EBE">
            <w:r w:rsidRPr="00CF1EBE">
              <w:t>Courier</w:t>
            </w:r>
          </w:p>
        </w:tc>
        <w:tc>
          <w:tcPr>
            <w:tcW w:w="0" w:type="auto"/>
            <w:vAlign w:val="center"/>
            <w:hideMark/>
          </w:tcPr>
          <w:p w14:paraId="17442AA6" w14:textId="77777777" w:rsidR="00CF1EBE" w:rsidRPr="00CF1EBE" w:rsidRDefault="00CF1EBE" w:rsidP="00CF1EBE">
            <w:r w:rsidRPr="00CF1EBE">
              <w:t>Customer / Vendor / Grand Store</w:t>
            </w:r>
          </w:p>
        </w:tc>
      </w:tr>
      <w:tr w:rsidR="00CF1EBE" w:rsidRPr="00CF1EBE" w14:paraId="43D62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69C2" w14:textId="77777777" w:rsidR="00CF1EBE" w:rsidRPr="00CF1EBE" w:rsidRDefault="00CF1EBE" w:rsidP="00CF1EBE">
            <w:r w:rsidRPr="00CF1EBE">
              <w:t>Insurance</w:t>
            </w:r>
          </w:p>
        </w:tc>
        <w:tc>
          <w:tcPr>
            <w:tcW w:w="0" w:type="auto"/>
            <w:vAlign w:val="center"/>
            <w:hideMark/>
          </w:tcPr>
          <w:p w14:paraId="3D821E6E" w14:textId="77777777" w:rsidR="00CF1EBE" w:rsidRPr="00CF1EBE" w:rsidRDefault="00CF1EBE" w:rsidP="00CF1EBE">
            <w:r w:rsidRPr="00CF1EBE">
              <w:t>Configurable</w:t>
            </w:r>
          </w:p>
        </w:tc>
      </w:tr>
      <w:tr w:rsidR="00CF1EBE" w:rsidRPr="00CF1EBE" w14:paraId="25A7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1515" w14:textId="77777777" w:rsidR="00CF1EBE" w:rsidRPr="00CF1EBE" w:rsidRDefault="00CF1EBE" w:rsidP="00CF1EBE">
            <w:r w:rsidRPr="00CF1EBE">
              <w:t>VAT</w:t>
            </w:r>
          </w:p>
        </w:tc>
        <w:tc>
          <w:tcPr>
            <w:tcW w:w="0" w:type="auto"/>
            <w:vAlign w:val="center"/>
            <w:hideMark/>
          </w:tcPr>
          <w:p w14:paraId="56B98172" w14:textId="77777777" w:rsidR="00CF1EBE" w:rsidRPr="00CF1EBE" w:rsidRDefault="00CF1EBE" w:rsidP="00CF1EBE">
            <w:r w:rsidRPr="00CF1EBE">
              <w:t>Customer / applicable party</w:t>
            </w:r>
          </w:p>
        </w:tc>
      </w:tr>
      <w:tr w:rsidR="00CF1EBE" w:rsidRPr="00CF1EBE" w14:paraId="70544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E45C" w14:textId="77777777" w:rsidR="00CF1EBE" w:rsidRPr="00CF1EBE" w:rsidRDefault="00CF1EBE" w:rsidP="00CF1EBE">
            <w:r w:rsidRPr="00CF1EBE">
              <w:t>Marketplace commission</w:t>
            </w:r>
          </w:p>
        </w:tc>
        <w:tc>
          <w:tcPr>
            <w:tcW w:w="0" w:type="auto"/>
            <w:vAlign w:val="center"/>
            <w:hideMark/>
          </w:tcPr>
          <w:p w14:paraId="1AA96A00" w14:textId="77777777" w:rsidR="00CF1EBE" w:rsidRPr="00CF1EBE" w:rsidRDefault="00CF1EBE" w:rsidP="00CF1EBE">
            <w:r w:rsidRPr="00CF1EBE">
              <w:t>Vendor</w:t>
            </w:r>
          </w:p>
        </w:tc>
      </w:tr>
      <w:tr w:rsidR="00CF1EBE" w:rsidRPr="00CF1EBE" w14:paraId="5055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70D4" w14:textId="77777777" w:rsidR="00CF1EBE" w:rsidRPr="00CF1EBE" w:rsidRDefault="00CF1EBE" w:rsidP="00CF1EBE">
            <w:r w:rsidRPr="00CF1EBE">
              <w:t>Auction buyer fee</w:t>
            </w:r>
          </w:p>
        </w:tc>
        <w:tc>
          <w:tcPr>
            <w:tcW w:w="0" w:type="auto"/>
            <w:vAlign w:val="center"/>
            <w:hideMark/>
          </w:tcPr>
          <w:p w14:paraId="691E7404" w14:textId="77777777" w:rsidR="00CF1EBE" w:rsidRPr="00CF1EBE" w:rsidRDefault="00CF1EBE" w:rsidP="00CF1EBE">
            <w:r w:rsidRPr="00CF1EBE">
              <w:t>Buyer</w:t>
            </w:r>
          </w:p>
        </w:tc>
      </w:tr>
      <w:tr w:rsidR="00CF1EBE" w:rsidRPr="00CF1EBE" w14:paraId="4F9A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2F77" w14:textId="77777777" w:rsidR="00CF1EBE" w:rsidRPr="00CF1EBE" w:rsidRDefault="00CF1EBE" w:rsidP="00CF1EBE">
            <w:r w:rsidRPr="00CF1EBE">
              <w:t>Auction seller fee</w:t>
            </w:r>
          </w:p>
        </w:tc>
        <w:tc>
          <w:tcPr>
            <w:tcW w:w="0" w:type="auto"/>
            <w:vAlign w:val="center"/>
            <w:hideMark/>
          </w:tcPr>
          <w:p w14:paraId="2602AC58" w14:textId="77777777" w:rsidR="00CF1EBE" w:rsidRPr="00CF1EBE" w:rsidRDefault="00CF1EBE" w:rsidP="00CF1EBE">
            <w:r w:rsidRPr="00CF1EBE">
              <w:t>Seller</w:t>
            </w:r>
          </w:p>
        </w:tc>
      </w:tr>
    </w:tbl>
    <w:p w14:paraId="70F042B6" w14:textId="77777777" w:rsidR="00CF1EBE" w:rsidRPr="00CF1EBE" w:rsidRDefault="00CF1EBE" w:rsidP="00CF1EBE">
      <w:r w:rsidRPr="00CF1EBE">
        <w:t>That makes your system extremely flexible.</w:t>
      </w:r>
    </w:p>
    <w:p w14:paraId="4C3C3B26" w14:textId="77777777" w:rsidR="00CF1EBE" w:rsidRPr="00CF1EBE" w:rsidRDefault="00CF1EBE" w:rsidP="00CF1EBE">
      <w:r w:rsidRPr="00CF1EBE">
        <w:pict w14:anchorId="2F691D11">
          <v:rect id="_x0000_i1032" style="width:0;height:1.5pt" o:hralign="center" o:hrstd="t" o:hr="t" fillcolor="#a0a0a0" stroked="f"/>
        </w:pict>
      </w:r>
    </w:p>
    <w:p w14:paraId="3DB60489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9. Minimum Selling Price</w:t>
      </w:r>
    </w:p>
    <w:p w14:paraId="0AD8CC8C" w14:textId="77777777" w:rsidR="00CF1EBE" w:rsidRPr="00CF1EBE" w:rsidRDefault="00CF1EBE" w:rsidP="00CF1EBE">
      <w:r w:rsidRPr="00CF1EBE">
        <w:t xml:space="preserve">Every product should have a </w:t>
      </w:r>
      <w:r w:rsidRPr="00CF1EBE">
        <w:rPr>
          <w:b/>
          <w:bCs/>
        </w:rPr>
        <w:t>Minimum Selling Price</w:t>
      </w:r>
      <w:r w:rsidRPr="00CF1EBE">
        <w:t>.</w:t>
      </w:r>
    </w:p>
    <w:p w14:paraId="3A2BC2FE" w14:textId="77777777" w:rsidR="00CF1EBE" w:rsidRPr="00CF1EBE" w:rsidRDefault="00CF1EBE" w:rsidP="00CF1EBE">
      <w:r w:rsidRPr="00CF1EBE">
        <w:t>For example:</w:t>
      </w:r>
    </w:p>
    <w:p w14:paraId="3BE46397" w14:textId="77777777" w:rsidR="00CF1EBE" w:rsidRPr="00CF1EBE" w:rsidRDefault="00CF1EBE" w:rsidP="00CF1EBE">
      <w:r w:rsidRPr="00CF1EBE">
        <w:rPr>
          <w:b/>
          <w:bCs/>
        </w:rPr>
        <w:t>True Cost = R100</w:t>
      </w:r>
    </w:p>
    <w:p w14:paraId="43CD5F1D" w14:textId="77777777" w:rsidR="00CF1EBE" w:rsidRPr="00CF1EBE" w:rsidRDefault="00CF1EBE" w:rsidP="00CF1EBE">
      <w:r w:rsidRPr="00CF1EBE">
        <w:t>Grand Store says:</w:t>
      </w:r>
    </w:p>
    <w:p w14:paraId="38C6AB69" w14:textId="77777777" w:rsidR="00CF1EBE" w:rsidRPr="00CF1EBE" w:rsidRDefault="00CF1EBE" w:rsidP="00CF1EBE">
      <w:r w:rsidRPr="00CF1EBE">
        <w:t>We will never accept less than R115 contribution-adjusted selling economics.</w:t>
      </w:r>
    </w:p>
    <w:p w14:paraId="38AAA6BF" w14:textId="77777777" w:rsidR="00CF1EBE" w:rsidRPr="00CF1EBE" w:rsidRDefault="00CF1EBE" w:rsidP="00CF1EBE">
      <w:r w:rsidRPr="00CF1EBE">
        <w:t>The system calculates every promotion and incentive against this threshold.</w:t>
      </w:r>
    </w:p>
    <w:p w14:paraId="05CBD1CB" w14:textId="77777777" w:rsidR="00CF1EBE" w:rsidRPr="00CF1EBE" w:rsidRDefault="00CF1EBE" w:rsidP="00CF1EBE">
      <w:r w:rsidRPr="00CF1EBE">
        <w:t>For example:</w:t>
      </w:r>
    </w:p>
    <w:p w14:paraId="773C1B81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Normal</w:t>
      </w:r>
    </w:p>
    <w:p w14:paraId="57F81DFF" w14:textId="77777777" w:rsidR="00CF1EBE" w:rsidRPr="00CF1EBE" w:rsidRDefault="00CF1EBE" w:rsidP="00CF1EBE">
      <w:r w:rsidRPr="00CF1EBE">
        <w:t xml:space="preserve">R142.86 → </w:t>
      </w:r>
      <w:r w:rsidRPr="00CF1EBE">
        <w:rPr>
          <w:rFonts w:ascii="Segoe UI Emoji" w:hAnsi="Segoe UI Emoji" w:cs="Segoe UI Emoji"/>
        </w:rPr>
        <w:t>🟢</w:t>
      </w:r>
      <w:r w:rsidRPr="00CF1EBE">
        <w:t xml:space="preserve"> Healthy</w:t>
      </w:r>
    </w:p>
    <w:p w14:paraId="64A39C79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lastRenderedPageBreak/>
        <w:t>10% promotion</w:t>
      </w:r>
    </w:p>
    <w:p w14:paraId="73B6A9D1" w14:textId="77777777" w:rsidR="00CF1EBE" w:rsidRPr="00CF1EBE" w:rsidRDefault="00CF1EBE" w:rsidP="00CF1EBE">
      <w:r w:rsidRPr="00CF1EBE">
        <w:t xml:space="preserve">R128.57 → </w:t>
      </w:r>
      <w:r w:rsidRPr="00CF1EBE">
        <w:rPr>
          <w:rFonts w:ascii="Segoe UI Emoji" w:hAnsi="Segoe UI Emoji" w:cs="Segoe UI Emoji"/>
        </w:rPr>
        <w:t>🟢</w:t>
      </w:r>
      <w:r w:rsidRPr="00CF1EBE">
        <w:t xml:space="preserve"> Healthy</w:t>
      </w:r>
    </w:p>
    <w:p w14:paraId="419DAB4A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20% promotion</w:t>
      </w:r>
    </w:p>
    <w:p w14:paraId="58C1132B" w14:textId="77777777" w:rsidR="00CF1EBE" w:rsidRPr="00CF1EBE" w:rsidRDefault="00CF1EBE" w:rsidP="00CF1EBE">
      <w:r w:rsidRPr="00CF1EBE">
        <w:t xml:space="preserve">R114.29 → </w:t>
      </w:r>
      <w:r w:rsidRPr="00CF1EBE">
        <w:rPr>
          <w:rFonts w:ascii="Segoe UI Emoji" w:hAnsi="Segoe UI Emoji" w:cs="Segoe UI Emoji"/>
        </w:rPr>
        <w:t>🟠</w:t>
      </w:r>
      <w:r w:rsidRPr="00CF1EBE">
        <w:t xml:space="preserve"> Warning</w:t>
      </w:r>
    </w:p>
    <w:p w14:paraId="020937EF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25% promotion</w:t>
      </w:r>
    </w:p>
    <w:p w14:paraId="36B38119" w14:textId="77777777" w:rsidR="00CF1EBE" w:rsidRPr="00CF1EBE" w:rsidRDefault="00CF1EBE" w:rsidP="00CF1EBE">
      <w:r w:rsidRPr="00CF1EBE">
        <w:t xml:space="preserve">R107.14 → </w:t>
      </w:r>
      <w:r w:rsidRPr="00CF1EBE">
        <w:rPr>
          <w:rFonts w:ascii="Segoe UI Emoji" w:hAnsi="Segoe UI Emoji" w:cs="Segoe UI Emoji"/>
        </w:rPr>
        <w:t>🔴</w:t>
      </w:r>
      <w:r w:rsidRPr="00CF1EBE">
        <w:t xml:space="preserve"> Not permitted</w:t>
      </w:r>
    </w:p>
    <w:p w14:paraId="1F6C7B8C" w14:textId="77777777" w:rsidR="00CF1EBE" w:rsidRPr="00CF1EBE" w:rsidRDefault="00CF1EBE" w:rsidP="00CF1EBE">
      <w:r w:rsidRPr="00CF1EBE">
        <w:t>The administrator can override it only with the correct permission.</w:t>
      </w:r>
    </w:p>
    <w:p w14:paraId="1FCC5DB6" w14:textId="77777777" w:rsidR="00CF1EBE" w:rsidRPr="00CF1EBE" w:rsidRDefault="00CF1EBE" w:rsidP="00CF1EBE">
      <w:r w:rsidRPr="00CF1EBE">
        <w:pict w14:anchorId="6E8CD83C">
          <v:rect id="_x0000_i1033" style="width:0;height:1.5pt" o:hralign="center" o:hrstd="t" o:hr="t" fillcolor="#a0a0a0" stroked="f"/>
        </w:pict>
      </w:r>
    </w:p>
    <w:p w14:paraId="7E33DD44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10. Admin should see a "Costing Calculator"</w:t>
      </w:r>
    </w:p>
    <w:p w14:paraId="26BC64DA" w14:textId="77777777" w:rsidR="00CF1EBE" w:rsidRPr="00CF1EBE" w:rsidRDefault="00CF1EBE" w:rsidP="00CF1EBE">
      <w:r w:rsidRPr="00CF1EBE">
        <w:t>I would give your admin product screen something like:</w:t>
      </w:r>
    </w:p>
    <w:p w14:paraId="2475CF72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PRODUCT COSTING</w:t>
      </w:r>
    </w:p>
    <w:p w14:paraId="56A4107E" w14:textId="77777777" w:rsidR="00CF1EBE" w:rsidRPr="00CF1EBE" w:rsidRDefault="00CF1EBE" w:rsidP="00CF1EBE">
      <w:r w:rsidRPr="00CF1EBE">
        <w:rPr>
          <w:b/>
          <w:bCs/>
        </w:rPr>
        <w:t>Supplier Price:</w:t>
      </w:r>
      <w:r w:rsidRPr="00CF1EBE">
        <w:t xml:space="preserve"> R100.00</w:t>
      </w:r>
      <w:r w:rsidRPr="00CF1EBE">
        <w:br/>
      </w:r>
      <w:r w:rsidRPr="00CF1EBE">
        <w:rPr>
          <w:b/>
          <w:bCs/>
        </w:rPr>
        <w:t>Supplier Discount:</w:t>
      </w:r>
      <w:r w:rsidRPr="00CF1EBE">
        <w:t xml:space="preserve"> 5%</w:t>
      </w:r>
      <w:r w:rsidRPr="00CF1EBE">
        <w:br/>
      </w:r>
      <w:r w:rsidRPr="00CF1EBE">
        <w:rPr>
          <w:b/>
          <w:bCs/>
        </w:rPr>
        <w:t>Net Supplier Cost:</w:t>
      </w:r>
      <w:r w:rsidRPr="00CF1EBE">
        <w:t xml:space="preserve"> R95.00</w:t>
      </w:r>
    </w:p>
    <w:p w14:paraId="6F19A7EF" w14:textId="77777777" w:rsidR="00CF1EBE" w:rsidRPr="00CF1EBE" w:rsidRDefault="00CF1EBE" w:rsidP="00CF1EBE">
      <w:r w:rsidRPr="00CF1EBE">
        <w:rPr>
          <w:b/>
          <w:bCs/>
        </w:rPr>
        <w:t>Freight:</w:t>
      </w:r>
      <w:r w:rsidRPr="00CF1EBE">
        <w:t xml:space="preserve"> R2.00</w:t>
      </w:r>
      <w:r w:rsidRPr="00CF1EBE">
        <w:br/>
      </w:r>
      <w:r w:rsidRPr="00CF1EBE">
        <w:rPr>
          <w:b/>
          <w:bCs/>
        </w:rPr>
        <w:t>Insurance:</w:t>
      </w:r>
      <w:r w:rsidRPr="00CF1EBE">
        <w:t xml:space="preserve"> R1.00</w:t>
      </w:r>
      <w:r w:rsidRPr="00CF1EBE">
        <w:br/>
      </w:r>
      <w:r w:rsidRPr="00CF1EBE">
        <w:rPr>
          <w:b/>
          <w:bCs/>
        </w:rPr>
        <w:t>Duties:</w:t>
      </w:r>
      <w:r w:rsidRPr="00CF1EBE">
        <w:t xml:space="preserve"> R1.00</w:t>
      </w:r>
      <w:r w:rsidRPr="00CF1EBE">
        <w:br/>
      </w:r>
      <w:r w:rsidRPr="00CF1EBE">
        <w:rPr>
          <w:b/>
          <w:bCs/>
        </w:rPr>
        <w:t>Other:</w:t>
      </w:r>
      <w:r w:rsidRPr="00CF1EBE">
        <w:t xml:space="preserve"> R1.00</w:t>
      </w:r>
    </w:p>
    <w:p w14:paraId="464C66D2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TRUE COST</w:t>
      </w:r>
    </w:p>
    <w:p w14:paraId="7C116ED0" w14:textId="77777777" w:rsidR="00CF1EBE" w:rsidRPr="00CF1EBE" w:rsidRDefault="00CF1EBE" w:rsidP="00CF1EBE">
      <w:r w:rsidRPr="00CF1EBE">
        <w:rPr>
          <w:b/>
          <w:bCs/>
        </w:rPr>
        <w:t>R100.00</w:t>
      </w:r>
    </w:p>
    <w:p w14:paraId="43D50A50" w14:textId="77777777" w:rsidR="00CF1EBE" w:rsidRPr="00CF1EBE" w:rsidRDefault="00CF1EBE" w:rsidP="00CF1EBE">
      <w:r w:rsidRPr="00CF1EBE">
        <w:pict w14:anchorId="2C506571">
          <v:rect id="_x0000_i1034" style="width:0;height:1.5pt" o:hralign="center" o:hrstd="t" o:hr="t" fillcolor="#a0a0a0" stroked="f"/>
        </w:pict>
      </w:r>
    </w:p>
    <w:p w14:paraId="5EF97681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PRICING</w:t>
      </w:r>
    </w:p>
    <w:p w14:paraId="23440BBB" w14:textId="77777777" w:rsidR="00CF1EBE" w:rsidRPr="00CF1EBE" w:rsidRDefault="00CF1EBE" w:rsidP="00CF1EBE">
      <w:r w:rsidRPr="00CF1EBE">
        <w:rPr>
          <w:b/>
          <w:bCs/>
        </w:rPr>
        <w:t>Target Margin:</w:t>
      </w:r>
      <w:r w:rsidRPr="00CF1EBE">
        <w:t xml:space="preserve"> 30%</w:t>
      </w:r>
      <w:r w:rsidRPr="00CF1EBE">
        <w:br/>
      </w:r>
      <w:r w:rsidRPr="00CF1EBE">
        <w:rPr>
          <w:b/>
          <w:bCs/>
        </w:rPr>
        <w:t>Base Selling Price:</w:t>
      </w:r>
      <w:r w:rsidRPr="00CF1EBE">
        <w:t xml:space="preserve"> R142.86</w:t>
      </w:r>
    </w:p>
    <w:p w14:paraId="0482C8BF" w14:textId="77777777" w:rsidR="00CF1EBE" w:rsidRPr="00CF1EBE" w:rsidRDefault="00CF1EBE" w:rsidP="00CF1EBE">
      <w:r w:rsidRPr="00CF1EBE">
        <w:rPr>
          <w:b/>
          <w:bCs/>
        </w:rPr>
        <w:t>RRP:</w:t>
      </w:r>
      <w:r w:rsidRPr="00CF1EBE">
        <w:t xml:space="preserve"> R150.00</w:t>
      </w:r>
    </w:p>
    <w:p w14:paraId="285C09A0" w14:textId="77777777" w:rsidR="00CF1EBE" w:rsidRPr="00CF1EBE" w:rsidRDefault="00CF1EBE" w:rsidP="00CF1EBE">
      <w:r w:rsidRPr="00CF1EBE">
        <w:rPr>
          <w:b/>
          <w:bCs/>
        </w:rPr>
        <w:t>Minimum Selling Price:</w:t>
      </w:r>
      <w:r w:rsidRPr="00CF1EBE">
        <w:t xml:space="preserve"> R120.00</w:t>
      </w:r>
    </w:p>
    <w:p w14:paraId="6DEA087A" w14:textId="77777777" w:rsidR="00CF1EBE" w:rsidRPr="00CF1EBE" w:rsidRDefault="00CF1EBE" w:rsidP="00CF1EBE">
      <w:r w:rsidRPr="00CF1EBE">
        <w:pict w14:anchorId="23506C68">
          <v:rect id="_x0000_i1035" style="width:0;height:1.5pt" o:hralign="center" o:hrstd="t" o:hr="t" fillcolor="#a0a0a0" stroked="f"/>
        </w:pict>
      </w:r>
    </w:p>
    <w:p w14:paraId="465429DB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ACTIVE INCENTIVES</w:t>
      </w:r>
    </w:p>
    <w:p w14:paraId="25D68203" w14:textId="77777777" w:rsidR="00CF1EBE" w:rsidRPr="00CF1EBE" w:rsidRDefault="00CF1EBE" w:rsidP="00CF1EBE">
      <w:r w:rsidRPr="00CF1EBE">
        <w:lastRenderedPageBreak/>
        <w:t xml:space="preserve">Promotion: </w:t>
      </w:r>
      <w:r w:rsidRPr="00CF1EBE">
        <w:rPr>
          <w:b/>
          <w:bCs/>
        </w:rPr>
        <w:t>10%</w:t>
      </w:r>
      <w:r w:rsidRPr="00CF1EBE">
        <w:br/>
        <w:t xml:space="preserve">Refer &amp; Earn: </w:t>
      </w:r>
      <w:r w:rsidRPr="00CF1EBE">
        <w:rPr>
          <w:b/>
          <w:bCs/>
        </w:rPr>
        <w:t>5%</w:t>
      </w:r>
      <w:r w:rsidRPr="00CF1EBE">
        <w:br/>
      </w:r>
      <w:proofErr w:type="spellStart"/>
      <w:r w:rsidRPr="00CF1EBE">
        <w:t>Supercoins</w:t>
      </w:r>
      <w:proofErr w:type="spellEnd"/>
      <w:r w:rsidRPr="00CF1EBE">
        <w:t xml:space="preserve">: </w:t>
      </w:r>
      <w:r w:rsidRPr="00CF1EBE">
        <w:rPr>
          <w:b/>
          <w:bCs/>
        </w:rPr>
        <w:t>R5 maximum</w:t>
      </w:r>
    </w:p>
    <w:p w14:paraId="3146838F" w14:textId="77777777" w:rsidR="00CF1EBE" w:rsidRPr="00CF1EBE" w:rsidRDefault="00CF1EBE" w:rsidP="00CF1EBE">
      <w:r w:rsidRPr="00CF1EBE">
        <w:pict w14:anchorId="5F5B88C7">
          <v:rect id="_x0000_i1036" style="width:0;height:1.5pt" o:hralign="center" o:hrstd="t" o:hr="t" fillcolor="#a0a0a0" stroked="f"/>
        </w:pict>
      </w:r>
    </w:p>
    <w:p w14:paraId="7931CFF3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PROFIT SIMULATOR</w:t>
      </w:r>
    </w:p>
    <w:p w14:paraId="070396AA" w14:textId="77777777" w:rsidR="00CF1EBE" w:rsidRPr="00CF1EBE" w:rsidRDefault="00CF1EBE" w:rsidP="00CF1EBE">
      <w:r w:rsidRPr="00CF1EBE">
        <w:rPr>
          <w:b/>
          <w:bCs/>
        </w:rPr>
        <w:t>Customer Price:</w:t>
      </w:r>
      <w:r w:rsidRPr="00CF1EBE">
        <w:t xml:space="preserve"> R128.57</w:t>
      </w:r>
      <w:r w:rsidRPr="00CF1EBE">
        <w:br/>
      </w:r>
      <w:r w:rsidRPr="00CF1EBE">
        <w:rPr>
          <w:b/>
          <w:bCs/>
        </w:rPr>
        <w:t>Product Cost:</w:t>
      </w:r>
      <w:r w:rsidRPr="00CF1EBE">
        <w:t xml:space="preserve"> R100.00</w:t>
      </w:r>
      <w:r w:rsidRPr="00CF1EBE">
        <w:br/>
      </w:r>
      <w:r w:rsidRPr="00CF1EBE">
        <w:rPr>
          <w:b/>
          <w:bCs/>
        </w:rPr>
        <w:t>Referral:</w:t>
      </w:r>
      <w:r w:rsidRPr="00CF1EBE">
        <w:t xml:space="preserve"> R6.43</w:t>
      </w:r>
      <w:r w:rsidRPr="00CF1EBE">
        <w:br/>
      </w:r>
      <w:proofErr w:type="spellStart"/>
      <w:r w:rsidRPr="00CF1EBE">
        <w:rPr>
          <w:b/>
          <w:bCs/>
        </w:rPr>
        <w:t>Supercoins</w:t>
      </w:r>
      <w:proofErr w:type="spellEnd"/>
      <w:r w:rsidRPr="00CF1EBE">
        <w:rPr>
          <w:b/>
          <w:bCs/>
        </w:rPr>
        <w:t>:</w:t>
      </w:r>
      <w:r w:rsidRPr="00CF1EBE">
        <w:t xml:space="preserve"> R5.00</w:t>
      </w:r>
      <w:r w:rsidRPr="00CF1EBE">
        <w:br/>
      </w:r>
      <w:r w:rsidRPr="00CF1EBE">
        <w:rPr>
          <w:b/>
          <w:bCs/>
        </w:rPr>
        <w:t>Payment Fee:</w:t>
      </w:r>
      <w:r w:rsidRPr="00CF1EBE">
        <w:t xml:space="preserve"> R3.21</w:t>
      </w:r>
    </w:p>
    <w:p w14:paraId="2FB7B520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NET CONTRIBUTION</w:t>
      </w:r>
    </w:p>
    <w:p w14:paraId="35AC5D6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R13.93</w:t>
      </w:r>
    </w:p>
    <w:p w14:paraId="3087E48D" w14:textId="77777777" w:rsidR="00CF1EBE" w:rsidRPr="00CF1EBE" w:rsidRDefault="00CF1EBE" w:rsidP="00CF1EBE">
      <w:r w:rsidRPr="00CF1EBE">
        <w:rPr>
          <w:b/>
          <w:bCs/>
        </w:rPr>
        <w:t>Effective Net Margin: 10.83%</w:t>
      </w:r>
    </w:p>
    <w:p w14:paraId="6857CE89" w14:textId="77777777" w:rsidR="00CF1EBE" w:rsidRPr="00CF1EBE" w:rsidRDefault="00CF1EBE" w:rsidP="00CF1EBE">
      <w:r w:rsidRPr="00CF1EBE">
        <w:rPr>
          <w:rFonts w:ascii="Segoe UI Emoji" w:hAnsi="Segoe UI Emoji" w:cs="Segoe UI Emoji"/>
        </w:rPr>
        <w:t>🟢</w:t>
      </w:r>
      <w:r w:rsidRPr="00CF1EBE">
        <w:t xml:space="preserve"> / </w:t>
      </w:r>
      <w:r w:rsidRPr="00CF1EBE">
        <w:rPr>
          <w:rFonts w:ascii="Segoe UI Emoji" w:hAnsi="Segoe UI Emoji" w:cs="Segoe UI Emoji"/>
        </w:rPr>
        <w:t>🟠</w:t>
      </w:r>
      <w:r w:rsidRPr="00CF1EBE">
        <w:t xml:space="preserve"> / </w:t>
      </w:r>
      <w:r w:rsidRPr="00CF1EBE">
        <w:rPr>
          <w:rFonts w:ascii="Segoe UI Emoji" w:hAnsi="Segoe UI Emoji" w:cs="Segoe UI Emoji"/>
        </w:rPr>
        <w:t>🔴</w:t>
      </w:r>
      <w:r w:rsidRPr="00CF1EBE">
        <w:t xml:space="preserve"> </w:t>
      </w:r>
      <w:r w:rsidRPr="00CF1EBE">
        <w:rPr>
          <w:b/>
          <w:bCs/>
        </w:rPr>
        <w:t>Margin Status</w:t>
      </w:r>
    </w:p>
    <w:p w14:paraId="0B9B4B65" w14:textId="77777777" w:rsidR="00CF1EBE" w:rsidRPr="00CF1EBE" w:rsidRDefault="00CF1EBE" w:rsidP="00CF1EBE">
      <w:r w:rsidRPr="00CF1EBE">
        <w:pict w14:anchorId="559B2092">
          <v:rect id="_x0000_i1037" style="width:0;height:1.5pt" o:hralign="center" o:hrstd="t" o:hr="t" fillcolor="#a0a0a0" stroked="f"/>
        </w:pict>
      </w:r>
    </w:p>
    <w:p w14:paraId="5FA80B33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11. Checkout should be much simpler</w:t>
      </w:r>
    </w:p>
    <w:p w14:paraId="4CC2957E" w14:textId="77777777" w:rsidR="00CF1EBE" w:rsidRPr="00CF1EBE" w:rsidRDefault="00CF1EBE" w:rsidP="00CF1EBE">
      <w:r w:rsidRPr="00CF1EBE">
        <w:t xml:space="preserve">The customer should </w:t>
      </w:r>
      <w:r w:rsidRPr="00CF1EBE">
        <w:rPr>
          <w:b/>
          <w:bCs/>
        </w:rPr>
        <w:t>never see this complexity</w:t>
      </w:r>
      <w:r w:rsidRPr="00CF1EBE">
        <w:t>.</w:t>
      </w:r>
    </w:p>
    <w:p w14:paraId="5FEDE72D" w14:textId="77777777" w:rsidR="00CF1EBE" w:rsidRPr="00CF1EBE" w:rsidRDefault="00CF1EBE" w:rsidP="00CF1EBE">
      <w:r w:rsidRPr="00CF1EBE">
        <w:t>They see:</w:t>
      </w:r>
    </w:p>
    <w:p w14:paraId="44CA9279" w14:textId="77777777" w:rsidR="00CF1EBE" w:rsidRPr="00CF1EBE" w:rsidRDefault="00CF1EBE" w:rsidP="00CF1EBE">
      <w:r w:rsidRPr="00CF1EBE">
        <w:rPr>
          <w:b/>
          <w:bCs/>
        </w:rPr>
        <w:t>Product:</w:t>
      </w:r>
      <w:r w:rsidRPr="00CF1EBE">
        <w:t xml:space="preserve"> Premium Whisky</w:t>
      </w:r>
      <w:r w:rsidRPr="00CF1EBE">
        <w:br/>
      </w:r>
      <w:del w:id="0" w:author="Unknown">
        <w:r w:rsidRPr="00CF1EBE">
          <w:delText>R142.86</w:delText>
        </w:r>
      </w:del>
      <w:r w:rsidRPr="00CF1EBE">
        <w:br/>
      </w:r>
      <w:r w:rsidRPr="00CF1EBE">
        <w:rPr>
          <w:b/>
          <w:bCs/>
        </w:rPr>
        <w:t>R128.57</w:t>
      </w:r>
    </w:p>
    <w:p w14:paraId="2A61FFBA" w14:textId="77777777" w:rsidR="00CF1EBE" w:rsidRPr="00CF1EBE" w:rsidRDefault="00CF1EBE" w:rsidP="00CF1EBE">
      <w:r w:rsidRPr="00CF1EBE">
        <w:rPr>
          <w:b/>
          <w:bCs/>
        </w:rPr>
        <w:t>You save:</w:t>
      </w:r>
      <w:r w:rsidRPr="00CF1EBE">
        <w:t xml:space="preserve"> R14.29</w:t>
      </w:r>
    </w:p>
    <w:p w14:paraId="0C9C5F43" w14:textId="77777777" w:rsidR="00CF1EBE" w:rsidRPr="00CF1EBE" w:rsidRDefault="00CF1EBE" w:rsidP="00CF1EBE">
      <w:proofErr w:type="spellStart"/>
      <w:r w:rsidRPr="00CF1EBE">
        <w:rPr>
          <w:b/>
          <w:bCs/>
        </w:rPr>
        <w:t>Supercoins</w:t>
      </w:r>
      <w:proofErr w:type="spellEnd"/>
      <w:r w:rsidRPr="00CF1EBE">
        <w:rPr>
          <w:b/>
          <w:bCs/>
        </w:rPr>
        <w:t xml:space="preserve"> available:</w:t>
      </w:r>
      <w:r w:rsidRPr="00CF1EBE">
        <w:t xml:space="preserve"> R5.00</w:t>
      </w:r>
    </w:p>
    <w:p w14:paraId="65FF34E6" w14:textId="77777777" w:rsidR="00CF1EBE" w:rsidRPr="00CF1EBE" w:rsidRDefault="00CF1EBE" w:rsidP="00CF1EBE">
      <w:r w:rsidRPr="00CF1EBE">
        <w:rPr>
          <w:b/>
          <w:bCs/>
        </w:rPr>
        <w:t>Delivery:</w:t>
      </w:r>
      <w:r w:rsidRPr="00CF1EBE">
        <w:t xml:space="preserve"> RXX</w:t>
      </w:r>
    </w:p>
    <w:p w14:paraId="0A9D582A" w14:textId="77777777" w:rsidR="00CF1EBE" w:rsidRPr="00CF1EBE" w:rsidRDefault="00CF1EBE" w:rsidP="00CF1EBE">
      <w:r w:rsidRPr="00CF1EBE">
        <w:rPr>
          <w:b/>
          <w:bCs/>
        </w:rPr>
        <w:t>Total:</w:t>
      </w:r>
      <w:r w:rsidRPr="00CF1EBE">
        <w:t xml:space="preserve"> RXXX</w:t>
      </w:r>
    </w:p>
    <w:p w14:paraId="514BF95B" w14:textId="77777777" w:rsidR="00CF1EBE" w:rsidRPr="00CF1EBE" w:rsidRDefault="00CF1EBE" w:rsidP="00CF1EBE">
      <w:r w:rsidRPr="00CF1EBE">
        <w:rPr>
          <w:b/>
          <w:bCs/>
        </w:rPr>
        <w:t>Earn:</w:t>
      </w:r>
      <w:r w:rsidRPr="00CF1EBE">
        <w:t xml:space="preserve"> XX </w:t>
      </w:r>
      <w:proofErr w:type="spellStart"/>
      <w:r w:rsidRPr="00CF1EBE">
        <w:t>Supercoins</w:t>
      </w:r>
      <w:proofErr w:type="spellEnd"/>
    </w:p>
    <w:p w14:paraId="6AA9F771" w14:textId="77777777" w:rsidR="00CF1EBE" w:rsidRPr="00CF1EBE" w:rsidRDefault="00CF1EBE" w:rsidP="00CF1EBE">
      <w:r w:rsidRPr="00CF1EBE">
        <w:rPr>
          <w:b/>
          <w:bCs/>
        </w:rPr>
        <w:t>Refer &amp; Earn:</w:t>
      </w:r>
      <w:r w:rsidRPr="00CF1EBE">
        <w:t xml:space="preserve"> Available</w:t>
      </w:r>
    </w:p>
    <w:p w14:paraId="15868CA9" w14:textId="77777777" w:rsidR="00CF1EBE" w:rsidRPr="00CF1EBE" w:rsidRDefault="00CF1EBE" w:rsidP="00CF1EBE">
      <w:r w:rsidRPr="00CF1EBE">
        <w:t>That's it.</w:t>
      </w:r>
    </w:p>
    <w:p w14:paraId="65CEE45E" w14:textId="77777777" w:rsidR="00CF1EBE" w:rsidRPr="00CF1EBE" w:rsidRDefault="00CF1EBE" w:rsidP="00CF1EBE">
      <w:r w:rsidRPr="00CF1EBE">
        <w:pict w14:anchorId="3B3D588E">
          <v:rect id="_x0000_i1038" style="width:0;height:1.5pt" o:hralign="center" o:hrstd="t" o:hr="t" fillcolor="#a0a0a0" stroked="f"/>
        </w:pict>
      </w:r>
    </w:p>
    <w:p w14:paraId="4D1BD419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12. Build one central pricing engine</w:t>
      </w:r>
    </w:p>
    <w:p w14:paraId="3FA496C7" w14:textId="77777777" w:rsidR="00CF1EBE" w:rsidRPr="00CF1EBE" w:rsidRDefault="00CF1EBE" w:rsidP="00CF1EBE">
      <w:r w:rsidRPr="00CF1EBE">
        <w:lastRenderedPageBreak/>
        <w:t>This is particularly important for Grand Store because you have:</w:t>
      </w:r>
    </w:p>
    <w:p w14:paraId="28392603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Normal retail </w:t>
      </w:r>
    </w:p>
    <w:p w14:paraId="33741323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Vendor marketplace </w:t>
      </w:r>
    </w:p>
    <w:p w14:paraId="070EFB96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Wholesale/trade </w:t>
      </w:r>
    </w:p>
    <w:p w14:paraId="64D6631C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Promotions </w:t>
      </w:r>
    </w:p>
    <w:p w14:paraId="0FA51D2A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Refer &amp; Earn </w:t>
      </w:r>
    </w:p>
    <w:p w14:paraId="4C5C8EA0" w14:textId="77777777" w:rsidR="00CF1EBE" w:rsidRPr="00CF1EBE" w:rsidRDefault="00CF1EBE" w:rsidP="00CF1EBE">
      <w:pPr>
        <w:numPr>
          <w:ilvl w:val="0"/>
          <w:numId w:val="4"/>
        </w:numPr>
      </w:pPr>
      <w:proofErr w:type="spellStart"/>
      <w:r w:rsidRPr="00CF1EBE">
        <w:t>Supercoins</w:t>
      </w:r>
      <w:proofErr w:type="spellEnd"/>
      <w:r w:rsidRPr="00CF1EBE">
        <w:t xml:space="preserve"> </w:t>
      </w:r>
    </w:p>
    <w:p w14:paraId="15D87D13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Auctions </w:t>
      </w:r>
    </w:p>
    <w:p w14:paraId="2D42F96D" w14:textId="77777777" w:rsidR="00CF1EBE" w:rsidRPr="00CF1EBE" w:rsidRDefault="00CF1EBE" w:rsidP="00CF1EBE">
      <w:pPr>
        <w:numPr>
          <w:ilvl w:val="0"/>
          <w:numId w:val="4"/>
        </w:numPr>
      </w:pPr>
      <w:r w:rsidRPr="00CF1EBE">
        <w:t xml:space="preserve">Potential international sales </w:t>
      </w:r>
    </w:p>
    <w:p w14:paraId="7D6794EC" w14:textId="77777777" w:rsidR="00CF1EBE" w:rsidRPr="00CF1EBE" w:rsidRDefault="00CF1EBE" w:rsidP="00CF1EBE">
      <w:r w:rsidRPr="00CF1EBE">
        <w:t>Don't allow each section to have its own pricing calculation.</w:t>
      </w:r>
    </w:p>
    <w:p w14:paraId="09C92922" w14:textId="77777777" w:rsidR="00CF1EBE" w:rsidRPr="00CF1EBE" w:rsidRDefault="00CF1EBE" w:rsidP="00CF1EBE">
      <w:r w:rsidRPr="00CF1EBE">
        <w:t>Create one central:</w:t>
      </w:r>
    </w:p>
    <w:p w14:paraId="053BB98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PRICING ENGINE</w:t>
      </w:r>
    </w:p>
    <w:p w14:paraId="5F48F7AF" w14:textId="77777777" w:rsidR="00CF1EBE" w:rsidRPr="00CF1EBE" w:rsidRDefault="00CF1EBE" w:rsidP="00CF1EBE">
      <w:r w:rsidRPr="00CF1EBE">
        <w:t>It receives:</w:t>
      </w:r>
    </w:p>
    <w:p w14:paraId="0D52E2A6" w14:textId="77777777" w:rsidR="00CF1EBE" w:rsidRPr="00CF1EBE" w:rsidRDefault="00CF1EBE" w:rsidP="00CF1EBE">
      <w:r w:rsidRPr="00CF1EBE">
        <w:rPr>
          <w:b/>
          <w:bCs/>
        </w:rPr>
        <w:t>Product + Vendor + Customer + Country + Quantity + Promotion + Referral + Loyalty + Shipping + Tax</w:t>
      </w:r>
    </w:p>
    <w:p w14:paraId="3FCDA743" w14:textId="77777777" w:rsidR="00CF1EBE" w:rsidRPr="00CF1EBE" w:rsidRDefault="00CF1EBE" w:rsidP="00CF1EBE">
      <w:r w:rsidRPr="00CF1EBE">
        <w:t>and returns:</w:t>
      </w:r>
    </w:p>
    <w:p w14:paraId="4F968E94" w14:textId="77777777" w:rsidR="00CF1EBE" w:rsidRPr="00CF1EBE" w:rsidRDefault="00CF1EBE" w:rsidP="00CF1EBE">
      <w:r w:rsidRPr="00CF1EBE">
        <w:rPr>
          <w:b/>
          <w:bCs/>
        </w:rPr>
        <w:t>Cost + Selling Price + Discounts + Fees + Commissions + Vendor Settlement + Grand Store Contribution</w:t>
      </w:r>
    </w:p>
    <w:p w14:paraId="5DE8AA6A" w14:textId="77777777" w:rsidR="00CF1EBE" w:rsidRPr="00CF1EBE" w:rsidRDefault="00CF1EBE" w:rsidP="00CF1EBE">
      <w:r w:rsidRPr="00CF1EBE">
        <w:t>This will prevent major accounting problems later.</w:t>
      </w:r>
    </w:p>
    <w:p w14:paraId="41DE9EDE" w14:textId="77777777" w:rsidR="00CF1EBE" w:rsidRPr="00CF1EBE" w:rsidRDefault="00CF1EBE" w:rsidP="00CF1EBE">
      <w:r w:rsidRPr="00CF1EBE">
        <w:pict w14:anchorId="3B7B1F6B">
          <v:rect id="_x0000_i1039" style="width:0;height:1.5pt" o:hralign="center" o:hrstd="t" o:hr="t" fillcolor="#a0a0a0" stroked="f"/>
        </w:pict>
      </w:r>
    </w:p>
    <w:p w14:paraId="148175E1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13. Database structure</w:t>
      </w:r>
    </w:p>
    <w:p w14:paraId="4593FA4D" w14:textId="77777777" w:rsidR="00CF1EBE" w:rsidRPr="00CF1EBE" w:rsidRDefault="00CF1EBE" w:rsidP="00CF1EBE">
      <w:r w:rsidRPr="00CF1EBE">
        <w:t>At a high level, I'd have:</w:t>
      </w:r>
    </w:p>
    <w:p w14:paraId="58F6335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products</w:t>
      </w:r>
    </w:p>
    <w:p w14:paraId="781C6280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product_id</w:t>
      </w:r>
      <w:proofErr w:type="spellEnd"/>
      <w:r w:rsidRPr="00CF1EBE">
        <w:t xml:space="preserve"> </w:t>
      </w:r>
    </w:p>
    <w:p w14:paraId="73FBB6CB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vendor_id</w:t>
      </w:r>
      <w:proofErr w:type="spellEnd"/>
      <w:r w:rsidRPr="00CF1EBE">
        <w:t xml:space="preserve"> </w:t>
      </w:r>
    </w:p>
    <w:p w14:paraId="1AA071F9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supplier_price</w:t>
      </w:r>
      <w:proofErr w:type="spellEnd"/>
      <w:r w:rsidRPr="00CF1EBE">
        <w:t xml:space="preserve"> </w:t>
      </w:r>
    </w:p>
    <w:p w14:paraId="18412A69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supplier_discount</w:t>
      </w:r>
      <w:proofErr w:type="spellEnd"/>
      <w:r w:rsidRPr="00CF1EBE">
        <w:t xml:space="preserve"> </w:t>
      </w:r>
    </w:p>
    <w:p w14:paraId="1704C687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net_cost</w:t>
      </w:r>
      <w:proofErr w:type="spellEnd"/>
      <w:r w:rsidRPr="00CF1EBE">
        <w:t xml:space="preserve"> </w:t>
      </w:r>
    </w:p>
    <w:p w14:paraId="2D40EE5A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landed_cost</w:t>
      </w:r>
      <w:proofErr w:type="spellEnd"/>
      <w:r w:rsidRPr="00CF1EBE">
        <w:t xml:space="preserve"> </w:t>
      </w:r>
    </w:p>
    <w:p w14:paraId="2F04CD36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lastRenderedPageBreak/>
        <w:t>target_margin</w:t>
      </w:r>
      <w:proofErr w:type="spellEnd"/>
      <w:r w:rsidRPr="00CF1EBE">
        <w:t xml:space="preserve"> </w:t>
      </w:r>
    </w:p>
    <w:p w14:paraId="66415447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base_price</w:t>
      </w:r>
      <w:proofErr w:type="spellEnd"/>
      <w:r w:rsidRPr="00CF1EBE">
        <w:t xml:space="preserve"> </w:t>
      </w:r>
    </w:p>
    <w:p w14:paraId="734B0274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minimum_price</w:t>
      </w:r>
      <w:proofErr w:type="spellEnd"/>
      <w:r w:rsidRPr="00CF1EBE">
        <w:t xml:space="preserve"> </w:t>
      </w:r>
    </w:p>
    <w:p w14:paraId="1FAA141A" w14:textId="77777777" w:rsidR="00CF1EBE" w:rsidRPr="00CF1EBE" w:rsidRDefault="00CF1EBE" w:rsidP="00CF1EBE">
      <w:pPr>
        <w:numPr>
          <w:ilvl w:val="0"/>
          <w:numId w:val="5"/>
        </w:numPr>
      </w:pPr>
      <w:r w:rsidRPr="00CF1EBE">
        <w:t xml:space="preserve">RRP </w:t>
      </w:r>
    </w:p>
    <w:p w14:paraId="5AD1FBF1" w14:textId="77777777" w:rsidR="00CF1EBE" w:rsidRPr="00CF1EBE" w:rsidRDefault="00CF1EBE" w:rsidP="00CF1EBE">
      <w:pPr>
        <w:numPr>
          <w:ilvl w:val="0"/>
          <w:numId w:val="5"/>
        </w:numPr>
      </w:pPr>
      <w:proofErr w:type="spellStart"/>
      <w:r w:rsidRPr="00CF1EBE">
        <w:t>VAT_class</w:t>
      </w:r>
      <w:proofErr w:type="spellEnd"/>
      <w:r w:rsidRPr="00CF1EBE">
        <w:t xml:space="preserve"> </w:t>
      </w:r>
    </w:p>
    <w:p w14:paraId="44BB25DE" w14:textId="77777777" w:rsidR="00CF1EBE" w:rsidRPr="00CF1EBE" w:rsidRDefault="00CF1EBE" w:rsidP="00CF1EBE">
      <w:pPr>
        <w:rPr>
          <w:b/>
          <w:bCs/>
        </w:rPr>
      </w:pPr>
      <w:proofErr w:type="spellStart"/>
      <w:r w:rsidRPr="00CF1EBE">
        <w:rPr>
          <w:b/>
          <w:bCs/>
        </w:rPr>
        <w:t>pricing_rules</w:t>
      </w:r>
      <w:proofErr w:type="spellEnd"/>
    </w:p>
    <w:p w14:paraId="5AA87CE7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rule_id</w:t>
      </w:r>
      <w:proofErr w:type="spellEnd"/>
      <w:r w:rsidRPr="00CF1EBE">
        <w:t xml:space="preserve"> </w:t>
      </w:r>
    </w:p>
    <w:p w14:paraId="0CCCA029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product_id</w:t>
      </w:r>
      <w:proofErr w:type="spellEnd"/>
      <w:r w:rsidRPr="00CF1EBE">
        <w:t>/</w:t>
      </w:r>
      <w:proofErr w:type="spellStart"/>
      <w:r w:rsidRPr="00CF1EBE">
        <w:t>category_id</w:t>
      </w:r>
      <w:proofErr w:type="spellEnd"/>
      <w:r w:rsidRPr="00CF1EBE">
        <w:t xml:space="preserve"> </w:t>
      </w:r>
    </w:p>
    <w:p w14:paraId="2128EA23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margin_percentage</w:t>
      </w:r>
      <w:proofErr w:type="spellEnd"/>
      <w:r w:rsidRPr="00CF1EBE">
        <w:t xml:space="preserve"> </w:t>
      </w:r>
    </w:p>
    <w:p w14:paraId="39AAFEC2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minimum_margin</w:t>
      </w:r>
      <w:proofErr w:type="spellEnd"/>
      <w:r w:rsidRPr="00CF1EBE">
        <w:t xml:space="preserve"> </w:t>
      </w:r>
    </w:p>
    <w:p w14:paraId="6FFC1B3C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maximum_discount</w:t>
      </w:r>
      <w:proofErr w:type="spellEnd"/>
      <w:r w:rsidRPr="00CF1EBE">
        <w:t xml:space="preserve"> </w:t>
      </w:r>
    </w:p>
    <w:p w14:paraId="35ADC6EE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effective_from</w:t>
      </w:r>
      <w:proofErr w:type="spellEnd"/>
      <w:r w:rsidRPr="00CF1EBE">
        <w:t xml:space="preserve"> </w:t>
      </w:r>
    </w:p>
    <w:p w14:paraId="66B5754C" w14:textId="77777777" w:rsidR="00CF1EBE" w:rsidRPr="00CF1EBE" w:rsidRDefault="00CF1EBE" w:rsidP="00CF1EBE">
      <w:pPr>
        <w:numPr>
          <w:ilvl w:val="0"/>
          <w:numId w:val="6"/>
        </w:numPr>
      </w:pPr>
      <w:proofErr w:type="spellStart"/>
      <w:r w:rsidRPr="00CF1EBE">
        <w:t>effective_to</w:t>
      </w:r>
      <w:proofErr w:type="spellEnd"/>
      <w:r w:rsidRPr="00CF1EBE">
        <w:t xml:space="preserve"> </w:t>
      </w:r>
    </w:p>
    <w:p w14:paraId="5A61C078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promotions</w:t>
      </w:r>
    </w:p>
    <w:p w14:paraId="7321AFF4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promotion_id</w:t>
      </w:r>
      <w:proofErr w:type="spellEnd"/>
      <w:r w:rsidRPr="00CF1EBE">
        <w:t xml:space="preserve"> </w:t>
      </w:r>
    </w:p>
    <w:p w14:paraId="6E682736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discount_type</w:t>
      </w:r>
      <w:proofErr w:type="spellEnd"/>
      <w:r w:rsidRPr="00CF1EBE">
        <w:t xml:space="preserve"> </w:t>
      </w:r>
    </w:p>
    <w:p w14:paraId="2CB54153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discount_value</w:t>
      </w:r>
      <w:proofErr w:type="spellEnd"/>
      <w:r w:rsidRPr="00CF1EBE">
        <w:t xml:space="preserve"> </w:t>
      </w:r>
    </w:p>
    <w:p w14:paraId="4097C69F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funding_party</w:t>
      </w:r>
      <w:proofErr w:type="spellEnd"/>
      <w:r w:rsidRPr="00CF1EBE">
        <w:t xml:space="preserve"> </w:t>
      </w:r>
    </w:p>
    <w:p w14:paraId="19ABA7D1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start_date</w:t>
      </w:r>
      <w:proofErr w:type="spellEnd"/>
      <w:r w:rsidRPr="00CF1EBE">
        <w:t xml:space="preserve"> </w:t>
      </w:r>
    </w:p>
    <w:p w14:paraId="6951BF89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end_date</w:t>
      </w:r>
      <w:proofErr w:type="spellEnd"/>
      <w:r w:rsidRPr="00CF1EBE">
        <w:t xml:space="preserve"> </w:t>
      </w:r>
    </w:p>
    <w:p w14:paraId="002DD6F8" w14:textId="77777777" w:rsidR="00CF1EBE" w:rsidRPr="00CF1EBE" w:rsidRDefault="00CF1EBE" w:rsidP="00CF1EBE">
      <w:pPr>
        <w:numPr>
          <w:ilvl w:val="0"/>
          <w:numId w:val="7"/>
        </w:numPr>
      </w:pPr>
      <w:proofErr w:type="spellStart"/>
      <w:r w:rsidRPr="00CF1EBE">
        <w:t>maximum_discount</w:t>
      </w:r>
      <w:proofErr w:type="spellEnd"/>
      <w:r w:rsidRPr="00CF1EBE">
        <w:t xml:space="preserve"> </w:t>
      </w:r>
    </w:p>
    <w:p w14:paraId="799CA6A8" w14:textId="77777777" w:rsidR="00CF1EBE" w:rsidRPr="00CF1EBE" w:rsidRDefault="00CF1EBE" w:rsidP="00CF1EBE">
      <w:pPr>
        <w:rPr>
          <w:b/>
          <w:bCs/>
        </w:rPr>
      </w:pPr>
      <w:proofErr w:type="spellStart"/>
      <w:r w:rsidRPr="00CF1EBE">
        <w:rPr>
          <w:b/>
          <w:bCs/>
        </w:rPr>
        <w:t>referral_rules</w:t>
      </w:r>
      <w:proofErr w:type="spellEnd"/>
    </w:p>
    <w:p w14:paraId="09B26E93" w14:textId="77777777" w:rsidR="00CF1EBE" w:rsidRPr="00CF1EBE" w:rsidRDefault="00CF1EBE" w:rsidP="00CF1EBE">
      <w:pPr>
        <w:numPr>
          <w:ilvl w:val="0"/>
          <w:numId w:val="8"/>
        </w:numPr>
      </w:pPr>
      <w:proofErr w:type="spellStart"/>
      <w:r w:rsidRPr="00CF1EBE">
        <w:t>referral_percentage</w:t>
      </w:r>
      <w:proofErr w:type="spellEnd"/>
      <w:r w:rsidRPr="00CF1EBE">
        <w:t xml:space="preserve"> </w:t>
      </w:r>
    </w:p>
    <w:p w14:paraId="1D48C2B7" w14:textId="77777777" w:rsidR="00CF1EBE" w:rsidRPr="00CF1EBE" w:rsidRDefault="00CF1EBE" w:rsidP="00CF1EBE">
      <w:pPr>
        <w:numPr>
          <w:ilvl w:val="0"/>
          <w:numId w:val="8"/>
        </w:numPr>
      </w:pPr>
      <w:proofErr w:type="spellStart"/>
      <w:r w:rsidRPr="00CF1EBE">
        <w:t>fixed_reward</w:t>
      </w:r>
      <w:proofErr w:type="spellEnd"/>
      <w:r w:rsidRPr="00CF1EBE">
        <w:t xml:space="preserve"> </w:t>
      </w:r>
    </w:p>
    <w:p w14:paraId="0B629AA2" w14:textId="77777777" w:rsidR="00CF1EBE" w:rsidRPr="00CF1EBE" w:rsidRDefault="00CF1EBE" w:rsidP="00CF1EBE">
      <w:pPr>
        <w:numPr>
          <w:ilvl w:val="0"/>
          <w:numId w:val="8"/>
        </w:numPr>
      </w:pPr>
      <w:proofErr w:type="spellStart"/>
      <w:r w:rsidRPr="00CF1EBE">
        <w:t>maximum_reward</w:t>
      </w:r>
      <w:proofErr w:type="spellEnd"/>
      <w:r w:rsidRPr="00CF1EBE">
        <w:t xml:space="preserve"> </w:t>
      </w:r>
    </w:p>
    <w:p w14:paraId="60D2FC83" w14:textId="77777777" w:rsidR="00CF1EBE" w:rsidRPr="00CF1EBE" w:rsidRDefault="00CF1EBE" w:rsidP="00CF1EBE">
      <w:pPr>
        <w:numPr>
          <w:ilvl w:val="0"/>
          <w:numId w:val="8"/>
        </w:numPr>
      </w:pPr>
      <w:proofErr w:type="spellStart"/>
      <w:r w:rsidRPr="00CF1EBE">
        <w:t>qualifying_amount</w:t>
      </w:r>
      <w:proofErr w:type="spellEnd"/>
      <w:r w:rsidRPr="00CF1EBE">
        <w:t xml:space="preserve"> </w:t>
      </w:r>
    </w:p>
    <w:p w14:paraId="192E0841" w14:textId="77777777" w:rsidR="00CF1EBE" w:rsidRPr="00CF1EBE" w:rsidRDefault="00CF1EBE" w:rsidP="00CF1EBE">
      <w:pPr>
        <w:numPr>
          <w:ilvl w:val="0"/>
          <w:numId w:val="8"/>
        </w:numPr>
      </w:pPr>
      <w:proofErr w:type="spellStart"/>
      <w:r w:rsidRPr="00CF1EBE">
        <w:t>funding_party</w:t>
      </w:r>
      <w:proofErr w:type="spellEnd"/>
      <w:r w:rsidRPr="00CF1EBE">
        <w:t xml:space="preserve"> </w:t>
      </w:r>
    </w:p>
    <w:p w14:paraId="15FF7737" w14:textId="77777777" w:rsidR="00CF1EBE" w:rsidRPr="00CF1EBE" w:rsidRDefault="00CF1EBE" w:rsidP="00CF1EBE">
      <w:pPr>
        <w:rPr>
          <w:b/>
          <w:bCs/>
        </w:rPr>
      </w:pPr>
      <w:proofErr w:type="spellStart"/>
      <w:r w:rsidRPr="00CF1EBE">
        <w:rPr>
          <w:b/>
          <w:bCs/>
        </w:rPr>
        <w:t>loyalty_rules</w:t>
      </w:r>
      <w:proofErr w:type="spellEnd"/>
    </w:p>
    <w:p w14:paraId="048D250B" w14:textId="77777777" w:rsidR="00CF1EBE" w:rsidRPr="00CF1EBE" w:rsidRDefault="00CF1EBE" w:rsidP="00CF1EBE">
      <w:pPr>
        <w:numPr>
          <w:ilvl w:val="0"/>
          <w:numId w:val="9"/>
        </w:numPr>
      </w:pPr>
      <w:proofErr w:type="spellStart"/>
      <w:r w:rsidRPr="00CF1EBE">
        <w:lastRenderedPageBreak/>
        <w:t>coin_value</w:t>
      </w:r>
      <w:proofErr w:type="spellEnd"/>
      <w:r w:rsidRPr="00CF1EBE">
        <w:t xml:space="preserve"> </w:t>
      </w:r>
    </w:p>
    <w:p w14:paraId="35D2C2FB" w14:textId="77777777" w:rsidR="00CF1EBE" w:rsidRPr="00CF1EBE" w:rsidRDefault="00CF1EBE" w:rsidP="00CF1EBE">
      <w:pPr>
        <w:numPr>
          <w:ilvl w:val="0"/>
          <w:numId w:val="9"/>
        </w:numPr>
      </w:pPr>
      <w:proofErr w:type="spellStart"/>
      <w:r w:rsidRPr="00CF1EBE">
        <w:t>earning_rate</w:t>
      </w:r>
      <w:proofErr w:type="spellEnd"/>
      <w:r w:rsidRPr="00CF1EBE">
        <w:t xml:space="preserve"> </w:t>
      </w:r>
    </w:p>
    <w:p w14:paraId="718EE28F" w14:textId="77777777" w:rsidR="00CF1EBE" w:rsidRPr="00CF1EBE" w:rsidRDefault="00CF1EBE" w:rsidP="00CF1EBE">
      <w:pPr>
        <w:numPr>
          <w:ilvl w:val="0"/>
          <w:numId w:val="9"/>
        </w:numPr>
      </w:pPr>
      <w:proofErr w:type="spellStart"/>
      <w:r w:rsidRPr="00CF1EBE">
        <w:t>redemption_rate</w:t>
      </w:r>
      <w:proofErr w:type="spellEnd"/>
      <w:r w:rsidRPr="00CF1EBE">
        <w:t xml:space="preserve"> </w:t>
      </w:r>
    </w:p>
    <w:p w14:paraId="11967DD1" w14:textId="77777777" w:rsidR="00CF1EBE" w:rsidRPr="00CF1EBE" w:rsidRDefault="00CF1EBE" w:rsidP="00CF1EBE">
      <w:pPr>
        <w:numPr>
          <w:ilvl w:val="0"/>
          <w:numId w:val="9"/>
        </w:numPr>
      </w:pPr>
      <w:proofErr w:type="spellStart"/>
      <w:r w:rsidRPr="00CF1EBE">
        <w:t>maximum_redemption</w:t>
      </w:r>
      <w:proofErr w:type="spellEnd"/>
      <w:r w:rsidRPr="00CF1EBE">
        <w:t xml:space="preserve"> </w:t>
      </w:r>
    </w:p>
    <w:p w14:paraId="556563C3" w14:textId="77777777" w:rsidR="00CF1EBE" w:rsidRPr="00CF1EBE" w:rsidRDefault="00CF1EBE" w:rsidP="00CF1EBE">
      <w:pPr>
        <w:numPr>
          <w:ilvl w:val="0"/>
          <w:numId w:val="9"/>
        </w:numPr>
      </w:pPr>
      <w:proofErr w:type="spellStart"/>
      <w:r w:rsidRPr="00CF1EBE">
        <w:t>funding_party</w:t>
      </w:r>
      <w:proofErr w:type="spellEnd"/>
      <w:r w:rsidRPr="00CF1EBE">
        <w:t xml:space="preserve"> </w:t>
      </w:r>
    </w:p>
    <w:p w14:paraId="2DB1097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fees</w:t>
      </w:r>
    </w:p>
    <w:p w14:paraId="7BC48A44" w14:textId="77777777" w:rsidR="00CF1EBE" w:rsidRPr="00CF1EBE" w:rsidRDefault="00CF1EBE" w:rsidP="00CF1EBE">
      <w:pPr>
        <w:numPr>
          <w:ilvl w:val="0"/>
          <w:numId w:val="10"/>
        </w:numPr>
      </w:pPr>
      <w:proofErr w:type="spellStart"/>
      <w:r w:rsidRPr="00CF1EBE">
        <w:t>payment_fee</w:t>
      </w:r>
      <w:proofErr w:type="spellEnd"/>
      <w:r w:rsidRPr="00CF1EBE">
        <w:t xml:space="preserve"> </w:t>
      </w:r>
    </w:p>
    <w:p w14:paraId="3DF95ED2" w14:textId="77777777" w:rsidR="00CF1EBE" w:rsidRPr="00CF1EBE" w:rsidRDefault="00CF1EBE" w:rsidP="00CF1EBE">
      <w:pPr>
        <w:numPr>
          <w:ilvl w:val="0"/>
          <w:numId w:val="10"/>
        </w:numPr>
      </w:pPr>
      <w:proofErr w:type="spellStart"/>
      <w:r w:rsidRPr="00CF1EBE">
        <w:t>platform_fee</w:t>
      </w:r>
      <w:proofErr w:type="spellEnd"/>
      <w:r w:rsidRPr="00CF1EBE">
        <w:t xml:space="preserve"> </w:t>
      </w:r>
    </w:p>
    <w:p w14:paraId="22B76B8B" w14:textId="77777777" w:rsidR="00CF1EBE" w:rsidRPr="00CF1EBE" w:rsidRDefault="00CF1EBE" w:rsidP="00CF1EBE">
      <w:pPr>
        <w:numPr>
          <w:ilvl w:val="0"/>
          <w:numId w:val="10"/>
        </w:numPr>
      </w:pPr>
      <w:proofErr w:type="spellStart"/>
      <w:r w:rsidRPr="00CF1EBE">
        <w:t>courier_fee</w:t>
      </w:r>
      <w:proofErr w:type="spellEnd"/>
      <w:r w:rsidRPr="00CF1EBE">
        <w:t xml:space="preserve"> </w:t>
      </w:r>
    </w:p>
    <w:p w14:paraId="71A57162" w14:textId="77777777" w:rsidR="00CF1EBE" w:rsidRPr="00CF1EBE" w:rsidRDefault="00CF1EBE" w:rsidP="00CF1EBE">
      <w:pPr>
        <w:numPr>
          <w:ilvl w:val="0"/>
          <w:numId w:val="10"/>
        </w:numPr>
      </w:pPr>
      <w:r w:rsidRPr="00CF1EBE">
        <w:t xml:space="preserve">insurance </w:t>
      </w:r>
    </w:p>
    <w:p w14:paraId="72FBBE26" w14:textId="77777777" w:rsidR="00CF1EBE" w:rsidRPr="00CF1EBE" w:rsidRDefault="00CF1EBE" w:rsidP="00CF1EBE">
      <w:pPr>
        <w:numPr>
          <w:ilvl w:val="0"/>
          <w:numId w:val="10"/>
        </w:numPr>
      </w:pPr>
      <w:proofErr w:type="spellStart"/>
      <w:r w:rsidRPr="00CF1EBE">
        <w:t>other_fee</w:t>
      </w:r>
      <w:proofErr w:type="spellEnd"/>
      <w:r w:rsidRPr="00CF1EBE">
        <w:t xml:space="preserve"> </w:t>
      </w:r>
    </w:p>
    <w:p w14:paraId="3EBABA41" w14:textId="77777777" w:rsidR="00CF1EBE" w:rsidRPr="00CF1EBE" w:rsidRDefault="00CF1EBE" w:rsidP="00CF1EBE">
      <w:pPr>
        <w:rPr>
          <w:b/>
          <w:bCs/>
        </w:rPr>
      </w:pPr>
      <w:proofErr w:type="spellStart"/>
      <w:r w:rsidRPr="00CF1EBE">
        <w:rPr>
          <w:b/>
          <w:bCs/>
        </w:rPr>
        <w:t>order_financials</w:t>
      </w:r>
      <w:proofErr w:type="spellEnd"/>
    </w:p>
    <w:p w14:paraId="1C883299" w14:textId="77777777" w:rsidR="00CF1EBE" w:rsidRPr="00CF1EBE" w:rsidRDefault="00CF1EBE" w:rsidP="00CF1EBE">
      <w:r w:rsidRPr="00CF1EBE">
        <w:t>This is the most important table.</w:t>
      </w:r>
    </w:p>
    <w:p w14:paraId="3009C909" w14:textId="77777777" w:rsidR="00CF1EBE" w:rsidRPr="00CF1EBE" w:rsidRDefault="00CF1EBE" w:rsidP="00CF1EBE">
      <w:r w:rsidRPr="00CF1EBE">
        <w:t xml:space="preserve">Store the </w:t>
      </w:r>
      <w:r w:rsidRPr="00CF1EBE">
        <w:rPr>
          <w:b/>
          <w:bCs/>
        </w:rPr>
        <w:t>actual numbers used at the time of the transaction</w:t>
      </w:r>
      <w:r w:rsidRPr="00CF1EBE">
        <w:t>, not just the rules.</w:t>
      </w:r>
    </w:p>
    <w:p w14:paraId="0272339E" w14:textId="77777777" w:rsidR="00CF1EBE" w:rsidRPr="00CF1EBE" w:rsidRDefault="00CF1EBE" w:rsidP="00CF1EBE">
      <w:r w:rsidRPr="00CF1EBE">
        <w:t>That means if your referral rate changes from 5% to 7% next month, an old order still retains the original 5% calculation.</w:t>
      </w:r>
    </w:p>
    <w:p w14:paraId="7232E39A" w14:textId="77777777" w:rsidR="00CF1EBE" w:rsidRPr="00CF1EBE" w:rsidRDefault="00CF1EBE" w:rsidP="00CF1EBE">
      <w:r w:rsidRPr="00CF1EBE">
        <w:pict w14:anchorId="7D7131EC">
          <v:rect id="_x0000_i1040" style="width:0;height:1.5pt" o:hralign="center" o:hrstd="t" o:hr="t" fillcolor="#a0a0a0" stroked="f"/>
        </w:pict>
      </w:r>
    </w:p>
    <w:p w14:paraId="2552756C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14. The golden rule for your developer</w:t>
      </w:r>
    </w:p>
    <w:p w14:paraId="676F7EFB" w14:textId="77777777" w:rsidR="00CF1EBE" w:rsidRPr="00CF1EBE" w:rsidRDefault="00CF1EBE" w:rsidP="00CF1EBE">
      <w:r w:rsidRPr="00CF1EBE">
        <w:t>I would give the developer this instruction:</w:t>
      </w:r>
    </w:p>
    <w:p w14:paraId="3B675FB7" w14:textId="77777777" w:rsidR="00CF1EBE" w:rsidRPr="00CF1EBE" w:rsidRDefault="00CF1EBE" w:rsidP="00CF1EBE">
      <w:r w:rsidRPr="00CF1EBE">
        <w:rPr>
          <w:b/>
          <w:bCs/>
        </w:rPr>
        <w:t xml:space="preserve">Never recalculate historical orders using today's pricing rules. Every order must capture a complete financial snapshot </w:t>
      </w:r>
      <w:proofErr w:type="gramStart"/>
      <w:r w:rsidRPr="00CF1EBE">
        <w:rPr>
          <w:b/>
          <w:bCs/>
        </w:rPr>
        <w:t>at the moment</w:t>
      </w:r>
      <w:proofErr w:type="gramEnd"/>
      <w:r w:rsidRPr="00CF1EBE">
        <w:rPr>
          <w:b/>
          <w:bCs/>
        </w:rPr>
        <w:t xml:space="preserve"> the transaction is completed.</w:t>
      </w:r>
    </w:p>
    <w:p w14:paraId="07CFC4FA" w14:textId="77777777" w:rsidR="00CF1EBE" w:rsidRPr="00CF1EBE" w:rsidRDefault="00CF1EBE" w:rsidP="00CF1EBE">
      <w:r w:rsidRPr="00CF1EBE">
        <w:t>This protects Grand Store's:</w:t>
      </w:r>
    </w:p>
    <w:p w14:paraId="48C467F6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Accounting </w:t>
      </w:r>
    </w:p>
    <w:p w14:paraId="31D52A99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Vendor settlements </w:t>
      </w:r>
    </w:p>
    <w:p w14:paraId="59D00E71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Customer statements </w:t>
      </w:r>
    </w:p>
    <w:p w14:paraId="1DC6DD3E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Referral payments </w:t>
      </w:r>
    </w:p>
    <w:p w14:paraId="71226558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Promotions </w:t>
      </w:r>
    </w:p>
    <w:p w14:paraId="4F96C84B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Refunds </w:t>
      </w:r>
    </w:p>
    <w:p w14:paraId="668ED1AA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lastRenderedPageBreak/>
        <w:t xml:space="preserve">Auditing </w:t>
      </w:r>
    </w:p>
    <w:p w14:paraId="100E6098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Tax calculations </w:t>
      </w:r>
    </w:p>
    <w:p w14:paraId="129C6809" w14:textId="77777777" w:rsidR="00CF1EBE" w:rsidRPr="00CF1EBE" w:rsidRDefault="00CF1EBE" w:rsidP="00CF1EBE">
      <w:pPr>
        <w:numPr>
          <w:ilvl w:val="0"/>
          <w:numId w:val="11"/>
        </w:numPr>
      </w:pPr>
      <w:r w:rsidRPr="00CF1EBE">
        <w:t xml:space="preserve">Profit reporting </w:t>
      </w:r>
    </w:p>
    <w:p w14:paraId="154FD952" w14:textId="77777777" w:rsidR="00CF1EBE" w:rsidRPr="00CF1EBE" w:rsidRDefault="00CF1EBE" w:rsidP="00CF1EBE">
      <w:r w:rsidRPr="00CF1EBE">
        <w:pict w14:anchorId="7A9513B5">
          <v:rect id="_x0000_i1041" style="width:0;height:1.5pt" o:hralign="center" o:hrstd="t" o:hr="t" fillcolor="#a0a0a0" stroked="f"/>
        </w:pict>
      </w:r>
    </w:p>
    <w:p w14:paraId="3350CD2C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15. Management dashboard</w:t>
      </w:r>
    </w:p>
    <w:p w14:paraId="3DDBD52B" w14:textId="77777777" w:rsidR="00CF1EBE" w:rsidRPr="00CF1EBE" w:rsidRDefault="00CF1EBE" w:rsidP="00CF1EBE">
      <w:r w:rsidRPr="00CF1EBE">
        <w:t>Your admin dashboard should ultimately show:</w:t>
      </w:r>
    </w:p>
    <w:p w14:paraId="358DB7B3" w14:textId="77777777" w:rsidR="00CF1EBE" w:rsidRPr="00CF1EBE" w:rsidRDefault="00CF1EBE" w:rsidP="00CF1EBE">
      <w:r w:rsidRPr="00CF1EBE">
        <w:rPr>
          <w:b/>
          <w:bCs/>
        </w:rPr>
        <w:t>Today's Sales: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Product Cost: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Vendor Commission: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Promotions: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Refer &amp; Earn:</w:t>
      </w:r>
      <w:r w:rsidRPr="00CF1EBE">
        <w:t xml:space="preserve"> RXXX</w:t>
      </w:r>
      <w:r w:rsidRPr="00CF1EBE">
        <w:br/>
      </w:r>
      <w:proofErr w:type="spellStart"/>
      <w:r w:rsidRPr="00CF1EBE">
        <w:rPr>
          <w:b/>
          <w:bCs/>
        </w:rPr>
        <w:t>Supercoins</w:t>
      </w:r>
      <w:proofErr w:type="spellEnd"/>
      <w:r w:rsidRPr="00CF1EBE">
        <w:rPr>
          <w:b/>
          <w:bCs/>
        </w:rPr>
        <w:t xml:space="preserve"> Redeemed: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Payment Fees:</w:t>
      </w:r>
      <w:r w:rsidRPr="00CF1EBE">
        <w:t xml:space="preserve"> RXXX</w:t>
      </w:r>
      <w:r w:rsidRPr="00CF1EBE">
        <w:br/>
      </w:r>
      <w:r w:rsidRPr="00CF1EBE">
        <w:rPr>
          <w:b/>
          <w:bCs/>
        </w:rPr>
        <w:t>Shipping Cost:</w:t>
      </w:r>
      <w:r w:rsidRPr="00CF1EBE">
        <w:t xml:space="preserve"> RXXX</w:t>
      </w:r>
    </w:p>
    <w:p w14:paraId="18CD2925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Gross Contribution</w:t>
      </w:r>
    </w:p>
    <w:p w14:paraId="11B01F20" w14:textId="77777777" w:rsidR="00CF1EBE" w:rsidRPr="00CF1EBE" w:rsidRDefault="00CF1EBE" w:rsidP="00CF1EBE">
      <w:r w:rsidRPr="00CF1EBE">
        <w:rPr>
          <w:b/>
          <w:bCs/>
        </w:rPr>
        <w:t>RXXX</w:t>
      </w:r>
    </w:p>
    <w:p w14:paraId="2CA6C852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Net Contribution</w:t>
      </w:r>
    </w:p>
    <w:p w14:paraId="155FC663" w14:textId="77777777" w:rsidR="00CF1EBE" w:rsidRPr="00CF1EBE" w:rsidRDefault="00CF1EBE" w:rsidP="00CF1EBE">
      <w:r w:rsidRPr="00CF1EBE">
        <w:rPr>
          <w:b/>
          <w:bCs/>
        </w:rPr>
        <w:t>RXXX</w:t>
      </w:r>
    </w:p>
    <w:p w14:paraId="164A7A37" w14:textId="77777777" w:rsidR="00CF1EBE" w:rsidRPr="00CF1EBE" w:rsidRDefault="00CF1EBE" w:rsidP="00CF1EBE">
      <w:r w:rsidRPr="00CF1EBE">
        <w:t>And importantly:</w:t>
      </w:r>
    </w:p>
    <w:p w14:paraId="423F56F0" w14:textId="77777777" w:rsidR="00CF1EBE" w:rsidRPr="00CF1EBE" w:rsidRDefault="00CF1EBE" w:rsidP="00CF1EBE">
      <w:r w:rsidRPr="00CF1EBE">
        <w:rPr>
          <w:b/>
          <w:bCs/>
        </w:rPr>
        <w:t>Net Margin: XX%</w:t>
      </w:r>
    </w:p>
    <w:p w14:paraId="12F70F8E" w14:textId="77777777" w:rsidR="00CF1EBE" w:rsidRPr="00CF1EBE" w:rsidRDefault="00CF1EBE" w:rsidP="00CF1EBE">
      <w:r w:rsidRPr="00CF1EBE">
        <w:t xml:space="preserve">That gives you a true picture of whether Grand Store is </w:t>
      </w:r>
      <w:proofErr w:type="gramStart"/>
      <w:r w:rsidRPr="00CF1EBE">
        <w:t>actually making</w:t>
      </w:r>
      <w:proofErr w:type="gramEnd"/>
      <w:r w:rsidRPr="00CF1EBE">
        <w:t xml:space="preserve"> money—not just whether products are selling.</w:t>
      </w:r>
    </w:p>
    <w:p w14:paraId="2B1C7050" w14:textId="77777777" w:rsidR="00CF1EBE" w:rsidRPr="00CF1EBE" w:rsidRDefault="00CF1EBE" w:rsidP="00CF1EBE">
      <w:r w:rsidRPr="00CF1EBE">
        <w:t xml:space="preserve">If you want to hand this directly to your developer, I can turn the above into a </w:t>
      </w:r>
      <w:r w:rsidRPr="00CF1EBE">
        <w:rPr>
          <w:b/>
          <w:bCs/>
        </w:rPr>
        <w:t>complete technical specification with formulas, database fields, API logic, checkout logic, vendor settlement calculations, refund calculations and accounting journal entries</w:t>
      </w:r>
      <w:r w:rsidRPr="00CF1EBE">
        <w:t>.</w:t>
      </w:r>
    </w:p>
    <w:p w14:paraId="7D0D699A" w14:textId="77777777" w:rsidR="00CF1EBE" w:rsidRPr="00CF1EBE" w:rsidRDefault="00CF1EBE" w:rsidP="00CF1EBE">
      <w:r w:rsidRPr="00CF1EBE">
        <w:t>ok</w:t>
      </w:r>
    </w:p>
    <w:p w14:paraId="06993029" w14:textId="77777777" w:rsidR="00CF1EBE" w:rsidRPr="00CF1EBE" w:rsidRDefault="00CF1EBE" w:rsidP="00CF1EBE">
      <w:r w:rsidRPr="00CF1EBE">
        <w:t xml:space="preserve">Great. I can turn this into a </w:t>
      </w:r>
      <w:r w:rsidRPr="00CF1EBE">
        <w:rPr>
          <w:b/>
          <w:bCs/>
        </w:rPr>
        <w:t>developer-ready Grand Store Pricing &amp; Costing Engine Specification</w:t>
      </w:r>
      <w:r w:rsidRPr="00CF1EBE">
        <w:t>, covering:</w:t>
      </w:r>
    </w:p>
    <w:p w14:paraId="3DD94812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Product costing formulas</w:t>
      </w:r>
      <w:r w:rsidRPr="00CF1EBE">
        <w:t xml:space="preserve"> </w:t>
      </w:r>
    </w:p>
    <w:p w14:paraId="53AEB6B3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Supplier discounts</w:t>
      </w:r>
      <w:r w:rsidRPr="00CF1EBE">
        <w:t xml:space="preserve"> </w:t>
      </w:r>
    </w:p>
    <w:p w14:paraId="70A3DAE6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Landed cost</w:t>
      </w:r>
      <w:r w:rsidRPr="00CF1EBE">
        <w:t xml:space="preserve"> </w:t>
      </w:r>
    </w:p>
    <w:p w14:paraId="59119CA5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lastRenderedPageBreak/>
        <w:t>Gross margin vs markup</w:t>
      </w:r>
      <w:r w:rsidRPr="00CF1EBE">
        <w:t xml:space="preserve"> </w:t>
      </w:r>
    </w:p>
    <w:p w14:paraId="13B33FC9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Retail pricing</w:t>
      </w:r>
      <w:r w:rsidRPr="00CF1EBE">
        <w:t xml:space="preserve"> </w:t>
      </w:r>
    </w:p>
    <w:p w14:paraId="5EA2AD54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Wholesale/trade pricing</w:t>
      </w:r>
      <w:r w:rsidRPr="00CF1EBE">
        <w:t xml:space="preserve"> </w:t>
      </w:r>
    </w:p>
    <w:p w14:paraId="21E048E8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Promotions &amp; coupons</w:t>
      </w:r>
      <w:r w:rsidRPr="00CF1EBE">
        <w:t xml:space="preserve"> </w:t>
      </w:r>
    </w:p>
    <w:p w14:paraId="3459BA82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Refer &amp; Earn</w:t>
      </w:r>
      <w:r w:rsidRPr="00CF1EBE">
        <w:t xml:space="preserve"> </w:t>
      </w:r>
    </w:p>
    <w:p w14:paraId="7154D8FA" w14:textId="77777777" w:rsidR="00CF1EBE" w:rsidRPr="00CF1EBE" w:rsidRDefault="00CF1EBE" w:rsidP="00CF1EBE">
      <w:pPr>
        <w:numPr>
          <w:ilvl w:val="0"/>
          <w:numId w:val="12"/>
        </w:numPr>
      </w:pPr>
      <w:proofErr w:type="spellStart"/>
      <w:r w:rsidRPr="00CF1EBE">
        <w:rPr>
          <w:b/>
          <w:bCs/>
        </w:rPr>
        <w:t>Supercoins</w:t>
      </w:r>
      <w:proofErr w:type="spellEnd"/>
      <w:r w:rsidRPr="00CF1EBE">
        <w:t xml:space="preserve"> </w:t>
      </w:r>
    </w:p>
    <w:p w14:paraId="5F14E129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Payment gateway fees</w:t>
      </w:r>
      <w:r w:rsidRPr="00CF1EBE">
        <w:t xml:space="preserve"> </w:t>
      </w:r>
    </w:p>
    <w:p w14:paraId="3F0EC2ED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Courier/shipping costs</w:t>
      </w:r>
      <w:r w:rsidRPr="00CF1EBE">
        <w:t xml:space="preserve"> </w:t>
      </w:r>
    </w:p>
    <w:p w14:paraId="3458E08E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15% vendor commission</w:t>
      </w:r>
      <w:r w:rsidRPr="00CF1EBE">
        <w:t xml:space="preserve"> </w:t>
      </w:r>
    </w:p>
    <w:p w14:paraId="50AB74FC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Vendor settlement</w:t>
      </w:r>
      <w:r w:rsidRPr="00CF1EBE">
        <w:t xml:space="preserve"> </w:t>
      </w:r>
    </w:p>
    <w:p w14:paraId="5CB3D9BC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Refunds &amp; cancellations</w:t>
      </w:r>
      <w:r w:rsidRPr="00CF1EBE">
        <w:t xml:space="preserve"> </w:t>
      </w:r>
    </w:p>
    <w:p w14:paraId="7AB4FA9A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VAT/tax treatment</w:t>
      </w:r>
      <w:r w:rsidRPr="00CF1EBE">
        <w:t xml:space="preserve"> </w:t>
      </w:r>
    </w:p>
    <w:p w14:paraId="0BFEE913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Minimum-margin protection</w:t>
      </w:r>
      <w:r w:rsidRPr="00CF1EBE">
        <w:t xml:space="preserve"> </w:t>
      </w:r>
    </w:p>
    <w:p w14:paraId="4D402C95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Profit Guard</w:t>
      </w:r>
      <w:r w:rsidRPr="00CF1EBE">
        <w:t xml:space="preserve"> </w:t>
      </w:r>
    </w:p>
    <w:p w14:paraId="31FB3030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Order financial snapshots</w:t>
      </w:r>
      <w:r w:rsidRPr="00CF1EBE">
        <w:t xml:space="preserve"> </w:t>
      </w:r>
    </w:p>
    <w:p w14:paraId="0C747609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Accounting journal entries</w:t>
      </w:r>
      <w:r w:rsidRPr="00CF1EBE">
        <w:t xml:space="preserve"> </w:t>
      </w:r>
    </w:p>
    <w:p w14:paraId="6AE0ED84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Admin costing calculator</w:t>
      </w:r>
      <w:r w:rsidRPr="00CF1EBE">
        <w:t xml:space="preserve"> </w:t>
      </w:r>
    </w:p>
    <w:p w14:paraId="5204CE46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Customer checkout calculation</w:t>
      </w:r>
      <w:r w:rsidRPr="00CF1EBE">
        <w:t xml:space="preserve"> </w:t>
      </w:r>
    </w:p>
    <w:p w14:paraId="1D6A2DDF" w14:textId="77777777" w:rsidR="00CF1EBE" w:rsidRPr="00CF1EBE" w:rsidRDefault="00CF1EBE" w:rsidP="00CF1EBE">
      <w:pPr>
        <w:numPr>
          <w:ilvl w:val="0"/>
          <w:numId w:val="12"/>
        </w:numPr>
      </w:pPr>
      <w:r w:rsidRPr="00CF1EBE">
        <w:rPr>
          <w:b/>
          <w:bCs/>
        </w:rPr>
        <w:t>Reporting &amp; profitability dashboard</w:t>
      </w:r>
      <w:r w:rsidRPr="00CF1EBE">
        <w:t xml:space="preserve"> </w:t>
      </w:r>
    </w:p>
    <w:p w14:paraId="0D6E80B5" w14:textId="77777777" w:rsidR="00CF1EBE" w:rsidRPr="00CF1EBE" w:rsidRDefault="00CF1EBE" w:rsidP="00CF1EBE">
      <w:r w:rsidRPr="00CF1EBE">
        <w:t xml:space="preserve">I'll structure it so your developer can use it as the </w:t>
      </w:r>
      <w:r w:rsidRPr="00CF1EBE">
        <w:rPr>
          <w:b/>
          <w:bCs/>
        </w:rPr>
        <w:t>actual functional specification</w:t>
      </w:r>
      <w:r w:rsidRPr="00CF1EBE">
        <w:t>, including the formulas and calculation sequence rather than just a conceptual description.</w:t>
      </w:r>
    </w:p>
    <w:p w14:paraId="634C582C" w14:textId="77777777" w:rsidR="00CF1EBE" w:rsidRPr="00CF1EBE" w:rsidRDefault="00CF1EBE" w:rsidP="00CF1EBE">
      <w:r w:rsidRPr="00CF1EBE">
        <w:t xml:space="preserve">give an </w:t>
      </w:r>
      <w:proofErr w:type="spellStart"/>
      <w:r w:rsidRPr="00CF1EBE">
        <w:t>explaination</w:t>
      </w:r>
      <w:proofErr w:type="spellEnd"/>
      <w:r w:rsidRPr="00CF1EBE">
        <w:t xml:space="preserve"> to a vendor that when he completes the form the calculation should be clear that the platform will get a better price when displayed. the platform will make nothing less </w:t>
      </w:r>
      <w:proofErr w:type="spellStart"/>
      <w:r w:rsidRPr="00CF1EBE">
        <w:t>then</w:t>
      </w:r>
      <w:proofErr w:type="spellEnd"/>
      <w:r w:rsidRPr="00CF1EBE">
        <w:t xml:space="preserve"> 15%. the vendor will add the percentage other </w:t>
      </w:r>
      <w:proofErr w:type="spellStart"/>
      <w:r w:rsidRPr="00CF1EBE">
        <w:t>then</w:t>
      </w:r>
      <w:proofErr w:type="spellEnd"/>
      <w:r w:rsidRPr="00CF1EBE">
        <w:t xml:space="preserve"> the </w:t>
      </w:r>
      <w:proofErr w:type="gramStart"/>
      <w:r w:rsidRPr="00CF1EBE">
        <w:t>profit</w:t>
      </w:r>
      <w:proofErr w:type="gramEnd"/>
      <w:r w:rsidRPr="00CF1EBE">
        <w:t xml:space="preserve"> but the figure will be clear</w:t>
      </w:r>
    </w:p>
    <w:p w14:paraId="02DF8793" w14:textId="77777777" w:rsidR="00CF1EBE" w:rsidRPr="00CF1EBE" w:rsidRDefault="00CF1EBE" w:rsidP="00CF1EBE">
      <w:r w:rsidRPr="00CF1EBE">
        <w:t xml:space="preserve">Yes. I would explain it to the vendor in a </w:t>
      </w:r>
      <w:r w:rsidRPr="00CF1EBE">
        <w:rPr>
          <w:b/>
          <w:bCs/>
        </w:rPr>
        <w:t>very simple and transparent way</w:t>
      </w:r>
      <w:r w:rsidRPr="00CF1EBE">
        <w:t>, so the vendor understands that they are not being asked to guess the final selling price.</w:t>
      </w:r>
    </w:p>
    <w:p w14:paraId="5460C1FB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Vendor Pricing Explanation</w:t>
      </w:r>
    </w:p>
    <w:p w14:paraId="1EFEA124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How Your Product Price Is Calculated</w:t>
      </w:r>
    </w:p>
    <w:p w14:paraId="29789C39" w14:textId="77777777" w:rsidR="00CF1EBE" w:rsidRPr="00CF1EBE" w:rsidRDefault="00CF1EBE" w:rsidP="00CF1EBE">
      <w:r w:rsidRPr="00CF1EBE">
        <w:lastRenderedPageBreak/>
        <w:t>When you complete the product pricing form, the system will clearly show you how your product will be priced and what price the customer will see on the platform.</w:t>
      </w:r>
    </w:p>
    <w:p w14:paraId="130E0EC0" w14:textId="77777777" w:rsidR="00CF1EBE" w:rsidRPr="00CF1EBE" w:rsidRDefault="00CF1EBE" w:rsidP="00CF1EBE">
      <w:r w:rsidRPr="00CF1EBE">
        <w:t xml:space="preserve">You simply enter </w:t>
      </w:r>
      <w:r w:rsidRPr="00CF1EBE">
        <w:rPr>
          <w:b/>
          <w:bCs/>
        </w:rPr>
        <w:t>your cost/price</w:t>
      </w:r>
      <w:r w:rsidRPr="00CF1EBE">
        <w:t xml:space="preserve"> and the </w:t>
      </w:r>
      <w:r w:rsidRPr="00CF1EBE">
        <w:rPr>
          <w:b/>
          <w:bCs/>
        </w:rPr>
        <w:t>percentage you would like to add for your own profit</w:t>
      </w:r>
      <w:r w:rsidRPr="00CF1EBE">
        <w:t>.</w:t>
      </w:r>
    </w:p>
    <w:p w14:paraId="1D589FA3" w14:textId="77777777" w:rsidR="00CF1EBE" w:rsidRPr="00CF1EBE" w:rsidRDefault="00CF1EBE" w:rsidP="00CF1EBE">
      <w:r w:rsidRPr="00CF1EBE">
        <w:t>The platform will then automatically calculate the final selling price.</w:t>
      </w:r>
    </w:p>
    <w:p w14:paraId="6BF0F96B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Example</w:t>
      </w:r>
    </w:p>
    <w:p w14:paraId="169D6979" w14:textId="77777777" w:rsidR="00CF1EBE" w:rsidRPr="00CF1EBE" w:rsidRDefault="00CF1EBE" w:rsidP="00CF1EBE">
      <w:r w:rsidRPr="00CF1EBE">
        <w:t>If your product cost is:</w:t>
      </w:r>
    </w:p>
    <w:p w14:paraId="2FE3F424" w14:textId="77777777" w:rsidR="00CF1EBE" w:rsidRPr="00CF1EBE" w:rsidRDefault="00CF1EBE" w:rsidP="00CF1EBE">
      <w:r w:rsidRPr="00CF1EBE">
        <w:rPr>
          <w:b/>
          <w:bCs/>
        </w:rPr>
        <w:t>R100.00</w:t>
      </w:r>
    </w:p>
    <w:p w14:paraId="5719D0DC" w14:textId="77777777" w:rsidR="00CF1EBE" w:rsidRPr="00CF1EBE" w:rsidRDefault="00CF1EBE" w:rsidP="00CF1EBE">
      <w:r w:rsidRPr="00CF1EBE">
        <w:t>You decide to add:</w:t>
      </w:r>
    </w:p>
    <w:p w14:paraId="146E6237" w14:textId="77777777" w:rsidR="00CF1EBE" w:rsidRPr="00CF1EBE" w:rsidRDefault="00CF1EBE" w:rsidP="00CF1EBE">
      <w:r w:rsidRPr="00CF1EBE">
        <w:rPr>
          <w:b/>
          <w:bCs/>
        </w:rPr>
        <w:t>20% profit</w:t>
      </w:r>
    </w:p>
    <w:p w14:paraId="69BA86BC" w14:textId="77777777" w:rsidR="00CF1EBE" w:rsidRPr="00CF1EBE" w:rsidRDefault="00CF1EBE" w:rsidP="00CF1EBE">
      <w:r w:rsidRPr="00CF1EBE">
        <w:t>Your price becomes:</w:t>
      </w:r>
    </w:p>
    <w:p w14:paraId="33CFC153" w14:textId="77777777" w:rsidR="00CF1EBE" w:rsidRPr="00CF1EBE" w:rsidRDefault="00CF1EBE" w:rsidP="00CF1EBE">
      <w:r w:rsidRPr="00CF1EBE">
        <w:rPr>
          <w:b/>
          <w:bCs/>
        </w:rPr>
        <w:t>R120.00</w:t>
      </w:r>
    </w:p>
    <w:p w14:paraId="44385DA0" w14:textId="77777777" w:rsidR="00CF1EBE" w:rsidRPr="00CF1EBE" w:rsidRDefault="00CF1EBE" w:rsidP="00CF1EBE">
      <w:r w:rsidRPr="00CF1EBE">
        <w:t xml:space="preserve">The platform will then apply its required platform margin of </w:t>
      </w:r>
      <w:r w:rsidRPr="00CF1EBE">
        <w:rPr>
          <w:b/>
          <w:bCs/>
        </w:rPr>
        <w:t>15%</w:t>
      </w:r>
      <w:r w:rsidRPr="00CF1EBE">
        <w:t xml:space="preserve"> and calculate the final customer selling price.</w:t>
      </w:r>
    </w:p>
    <w:p w14:paraId="416CA01C" w14:textId="77777777" w:rsidR="00CF1EBE" w:rsidRPr="00CF1EBE" w:rsidRDefault="00CF1EBE" w:rsidP="00CF1EBE">
      <w:r w:rsidRPr="00CF1EBE">
        <w:t xml:space="preserve">The important point is that </w:t>
      </w:r>
      <w:r w:rsidRPr="00CF1EBE">
        <w:rPr>
          <w:b/>
          <w:bCs/>
        </w:rPr>
        <w:t>the platform's minimum 15% margin is protected automatically</w:t>
      </w:r>
      <w:r w:rsidRPr="00CF1EBE">
        <w:t>. You do not need to calculate this yourself.</w:t>
      </w:r>
    </w:p>
    <w:p w14:paraId="7F473BF8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What You Will See</w:t>
      </w:r>
    </w:p>
    <w:p w14:paraId="6AD48537" w14:textId="77777777" w:rsidR="00CF1EBE" w:rsidRPr="00CF1EBE" w:rsidRDefault="00CF1EBE" w:rsidP="00CF1EBE">
      <w:r w:rsidRPr="00CF1EBE">
        <w:t>The form will clearly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941"/>
      </w:tblGrid>
      <w:tr w:rsidR="00CF1EBE" w:rsidRPr="00CF1EBE" w14:paraId="6820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6D03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5EE0ACC" w14:textId="77777777" w:rsidR="00CF1EBE" w:rsidRPr="00CF1EBE" w:rsidRDefault="00CF1EBE" w:rsidP="00CF1EBE">
            <w:pPr>
              <w:rPr>
                <w:b/>
                <w:bCs/>
              </w:rPr>
            </w:pPr>
            <w:r w:rsidRPr="00CF1EBE">
              <w:rPr>
                <w:b/>
                <w:bCs/>
              </w:rPr>
              <w:t>Amount</w:t>
            </w:r>
          </w:p>
        </w:tc>
      </w:tr>
      <w:tr w:rsidR="00CF1EBE" w:rsidRPr="00CF1EBE" w14:paraId="043A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CD1" w14:textId="77777777" w:rsidR="00CF1EBE" w:rsidRPr="00CF1EBE" w:rsidRDefault="00CF1EBE" w:rsidP="00CF1EBE">
            <w:r w:rsidRPr="00CF1EBE">
              <w:t>Your Product Cost</w:t>
            </w:r>
          </w:p>
        </w:tc>
        <w:tc>
          <w:tcPr>
            <w:tcW w:w="0" w:type="auto"/>
            <w:vAlign w:val="center"/>
            <w:hideMark/>
          </w:tcPr>
          <w:p w14:paraId="0F8F36E7" w14:textId="77777777" w:rsidR="00CF1EBE" w:rsidRPr="00CF1EBE" w:rsidRDefault="00CF1EBE" w:rsidP="00CF1EBE">
            <w:r w:rsidRPr="00CF1EBE">
              <w:t>R100.00</w:t>
            </w:r>
          </w:p>
        </w:tc>
      </w:tr>
      <w:tr w:rsidR="00CF1EBE" w:rsidRPr="00CF1EBE" w14:paraId="629D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07AE" w14:textId="77777777" w:rsidR="00CF1EBE" w:rsidRPr="00CF1EBE" w:rsidRDefault="00CF1EBE" w:rsidP="00CF1EBE">
            <w:r w:rsidRPr="00CF1EBE">
              <w:t>Your Profit – 20%</w:t>
            </w:r>
          </w:p>
        </w:tc>
        <w:tc>
          <w:tcPr>
            <w:tcW w:w="0" w:type="auto"/>
            <w:vAlign w:val="center"/>
            <w:hideMark/>
          </w:tcPr>
          <w:p w14:paraId="0BCD6B64" w14:textId="77777777" w:rsidR="00CF1EBE" w:rsidRPr="00CF1EBE" w:rsidRDefault="00CF1EBE" w:rsidP="00CF1EBE">
            <w:r w:rsidRPr="00CF1EBE">
              <w:t>R20.00</w:t>
            </w:r>
          </w:p>
        </w:tc>
      </w:tr>
      <w:tr w:rsidR="00CF1EBE" w:rsidRPr="00CF1EBE" w14:paraId="4E52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808F" w14:textId="77777777" w:rsidR="00CF1EBE" w:rsidRPr="00CF1EBE" w:rsidRDefault="00CF1EBE" w:rsidP="00CF1EBE">
            <w:r w:rsidRPr="00CF1EBE">
              <w:rPr>
                <w:b/>
                <w:bCs/>
              </w:rPr>
              <w:t>Your Price to Platform</w:t>
            </w:r>
          </w:p>
        </w:tc>
        <w:tc>
          <w:tcPr>
            <w:tcW w:w="0" w:type="auto"/>
            <w:vAlign w:val="center"/>
            <w:hideMark/>
          </w:tcPr>
          <w:p w14:paraId="7850C995" w14:textId="77777777" w:rsidR="00CF1EBE" w:rsidRPr="00CF1EBE" w:rsidRDefault="00CF1EBE" w:rsidP="00CF1EBE">
            <w:r w:rsidRPr="00CF1EBE">
              <w:rPr>
                <w:b/>
                <w:bCs/>
              </w:rPr>
              <w:t>R120.00</w:t>
            </w:r>
          </w:p>
        </w:tc>
      </w:tr>
      <w:tr w:rsidR="00CF1EBE" w:rsidRPr="00CF1EBE" w14:paraId="248A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7A00" w14:textId="77777777" w:rsidR="00CF1EBE" w:rsidRPr="00CF1EBE" w:rsidRDefault="00CF1EBE" w:rsidP="00CF1EBE">
            <w:r w:rsidRPr="00CF1EBE">
              <w:t>Platform Margin – Minimum 15%</w:t>
            </w:r>
          </w:p>
        </w:tc>
        <w:tc>
          <w:tcPr>
            <w:tcW w:w="0" w:type="auto"/>
            <w:vAlign w:val="center"/>
            <w:hideMark/>
          </w:tcPr>
          <w:p w14:paraId="3E823727" w14:textId="77777777" w:rsidR="00CF1EBE" w:rsidRPr="00CF1EBE" w:rsidRDefault="00CF1EBE" w:rsidP="00CF1EBE">
            <w:r w:rsidRPr="00CF1EBE">
              <w:t>R21.18</w:t>
            </w:r>
          </w:p>
        </w:tc>
      </w:tr>
      <w:tr w:rsidR="00CF1EBE" w:rsidRPr="00CF1EBE" w14:paraId="7F7C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292B" w14:textId="77777777" w:rsidR="00CF1EBE" w:rsidRPr="00CF1EBE" w:rsidRDefault="00CF1EBE" w:rsidP="00CF1EBE">
            <w:r w:rsidRPr="00CF1EBE">
              <w:rPr>
                <w:b/>
                <w:bCs/>
              </w:rPr>
              <w:t>Customer Selling Price</w:t>
            </w:r>
          </w:p>
        </w:tc>
        <w:tc>
          <w:tcPr>
            <w:tcW w:w="0" w:type="auto"/>
            <w:vAlign w:val="center"/>
            <w:hideMark/>
          </w:tcPr>
          <w:p w14:paraId="69305D6A" w14:textId="77777777" w:rsidR="00CF1EBE" w:rsidRPr="00CF1EBE" w:rsidRDefault="00CF1EBE" w:rsidP="00CF1EBE">
            <w:r w:rsidRPr="00CF1EBE">
              <w:rPr>
                <w:b/>
                <w:bCs/>
              </w:rPr>
              <w:t>R141.18</w:t>
            </w:r>
          </w:p>
        </w:tc>
      </w:tr>
    </w:tbl>
    <w:p w14:paraId="6B86C5CA" w14:textId="77777777" w:rsidR="00CF1EBE" w:rsidRPr="00CF1EBE" w:rsidRDefault="00CF1EBE" w:rsidP="00CF1EBE">
      <w:r w:rsidRPr="00CF1EBE">
        <w:t>Therefore, you can see exactly:</w:t>
      </w:r>
    </w:p>
    <w:p w14:paraId="2C5EC19B" w14:textId="77777777" w:rsidR="00CF1EBE" w:rsidRPr="00CF1EBE" w:rsidRDefault="00CF1EBE" w:rsidP="00CF1EBE">
      <w:pPr>
        <w:numPr>
          <w:ilvl w:val="0"/>
          <w:numId w:val="13"/>
        </w:numPr>
      </w:pPr>
      <w:r w:rsidRPr="00CF1EBE">
        <w:t>What your original cost is</w:t>
      </w:r>
    </w:p>
    <w:p w14:paraId="4A362E73" w14:textId="77777777" w:rsidR="00CF1EBE" w:rsidRPr="00CF1EBE" w:rsidRDefault="00CF1EBE" w:rsidP="00CF1EBE">
      <w:pPr>
        <w:numPr>
          <w:ilvl w:val="0"/>
          <w:numId w:val="13"/>
        </w:numPr>
      </w:pPr>
      <w:r w:rsidRPr="00CF1EBE">
        <w:t>What profit percentage you have added</w:t>
      </w:r>
    </w:p>
    <w:p w14:paraId="1BA0D523" w14:textId="77777777" w:rsidR="00CF1EBE" w:rsidRPr="00CF1EBE" w:rsidRDefault="00CF1EBE" w:rsidP="00CF1EBE">
      <w:pPr>
        <w:numPr>
          <w:ilvl w:val="0"/>
          <w:numId w:val="13"/>
        </w:numPr>
      </w:pPr>
      <w:r w:rsidRPr="00CF1EBE">
        <w:t>What amount you will receive</w:t>
      </w:r>
    </w:p>
    <w:p w14:paraId="041D4DA6" w14:textId="77777777" w:rsidR="00CF1EBE" w:rsidRPr="00CF1EBE" w:rsidRDefault="00CF1EBE" w:rsidP="00CF1EBE">
      <w:pPr>
        <w:numPr>
          <w:ilvl w:val="0"/>
          <w:numId w:val="13"/>
        </w:numPr>
      </w:pPr>
      <w:r w:rsidRPr="00CF1EBE">
        <w:lastRenderedPageBreak/>
        <w:t>What the platform adds</w:t>
      </w:r>
    </w:p>
    <w:p w14:paraId="73389A0A" w14:textId="77777777" w:rsidR="00CF1EBE" w:rsidRPr="00CF1EBE" w:rsidRDefault="00CF1EBE" w:rsidP="00CF1EBE">
      <w:pPr>
        <w:numPr>
          <w:ilvl w:val="0"/>
          <w:numId w:val="13"/>
        </w:numPr>
      </w:pPr>
      <w:r w:rsidRPr="00CF1EBE">
        <w:t>What the customer will see as the selling price</w:t>
      </w:r>
    </w:p>
    <w:p w14:paraId="5D7A6F70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The Purpose</w:t>
      </w:r>
    </w:p>
    <w:p w14:paraId="3D11F4A1" w14:textId="77777777" w:rsidR="00CF1EBE" w:rsidRPr="00CF1EBE" w:rsidRDefault="00CF1EBE" w:rsidP="00CF1EBE">
      <w:r w:rsidRPr="00CF1EBE">
        <w:t xml:space="preserve">The system is designed to make the calculation </w:t>
      </w:r>
      <w:r w:rsidRPr="00CF1EBE">
        <w:rPr>
          <w:b/>
          <w:bCs/>
        </w:rPr>
        <w:t>simple, transparent and easy to understand</w:t>
      </w:r>
      <w:r w:rsidRPr="00CF1EBE">
        <w:t>.</w:t>
      </w:r>
    </w:p>
    <w:p w14:paraId="74E28F44" w14:textId="77777777" w:rsidR="00CF1EBE" w:rsidRPr="00CF1EBE" w:rsidRDefault="00CF1EBE" w:rsidP="00CF1EBE">
      <w:r w:rsidRPr="00CF1EBE">
        <w:t xml:space="preserve">You decide </w:t>
      </w:r>
      <w:r w:rsidRPr="00CF1EBE">
        <w:rPr>
          <w:b/>
          <w:bCs/>
        </w:rPr>
        <w:t>your own profit percentage</w:t>
      </w:r>
      <w:r w:rsidRPr="00CF1EBE">
        <w:t>.</w:t>
      </w:r>
    </w:p>
    <w:p w14:paraId="329F082F" w14:textId="77777777" w:rsidR="00CF1EBE" w:rsidRPr="00CF1EBE" w:rsidRDefault="00CF1EBE" w:rsidP="00CF1EBE">
      <w:r w:rsidRPr="00CF1EBE">
        <w:t xml:space="preserve">The platform then calculates the customer-facing price while ensuring that the platform receives </w:t>
      </w:r>
      <w:r w:rsidRPr="00CF1EBE">
        <w:rPr>
          <w:b/>
          <w:bCs/>
        </w:rPr>
        <w:t>not less than its required 15% margin</w:t>
      </w:r>
      <w:r w:rsidRPr="00CF1EBE">
        <w:t>.</w:t>
      </w:r>
    </w:p>
    <w:p w14:paraId="1A09BCE2" w14:textId="77777777" w:rsidR="00CF1EBE" w:rsidRPr="00CF1EBE" w:rsidRDefault="00CF1EBE" w:rsidP="00CF1EBE">
      <w:r w:rsidRPr="00CF1EBE">
        <w:t>You therefore do not need to manually work out complicated pricing formulas.</w:t>
      </w:r>
    </w:p>
    <w:p w14:paraId="029FDA5C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Promotions and Special Offers</w:t>
      </w:r>
    </w:p>
    <w:p w14:paraId="4988AE00" w14:textId="77777777" w:rsidR="00CF1EBE" w:rsidRPr="00CF1EBE" w:rsidRDefault="00CF1EBE" w:rsidP="00CF1EBE">
      <w:r w:rsidRPr="00CF1EBE">
        <w:t>If the platform later runs a promotion, coupon, Refer &amp; Earn campaign or other customer incentive, the system will calculate this separately.</w:t>
      </w:r>
    </w:p>
    <w:p w14:paraId="1B8800C9" w14:textId="77777777" w:rsidR="00CF1EBE" w:rsidRPr="00CF1EBE" w:rsidRDefault="00CF1EBE" w:rsidP="00CF1EBE">
      <w:r w:rsidRPr="00CF1EBE">
        <w:t>Your agreed product price and profit will remain clearly identifiable, while the platform can manage its own promotional costs and incentives.</w:t>
      </w:r>
    </w:p>
    <w:p w14:paraId="4B92CDC6" w14:textId="77777777" w:rsidR="00CF1EBE" w:rsidRPr="00CF1EBE" w:rsidRDefault="00CF1EBE" w:rsidP="00CF1EBE">
      <w:pPr>
        <w:rPr>
          <w:b/>
          <w:bCs/>
        </w:rPr>
      </w:pPr>
      <w:r w:rsidRPr="00CF1EBE">
        <w:rPr>
          <w:b/>
          <w:bCs/>
        </w:rPr>
        <w:t>Important</w:t>
      </w:r>
    </w:p>
    <w:p w14:paraId="59ED0BF4" w14:textId="77777777" w:rsidR="00CF1EBE" w:rsidRPr="00CF1EBE" w:rsidRDefault="00CF1EBE" w:rsidP="00CF1EBE">
      <w:r w:rsidRPr="00CF1EBE">
        <w:t>The price displayed to the customer may therefore be higher than the price you enter, because it includes the platform's required margin and any applicable charges.</w:t>
      </w:r>
    </w:p>
    <w:p w14:paraId="75F08679" w14:textId="77777777" w:rsidR="00CF1EBE" w:rsidRPr="00CF1EBE" w:rsidRDefault="00CF1EBE" w:rsidP="00CF1EBE">
      <w:r w:rsidRPr="00CF1EBE">
        <w:rPr>
          <w:b/>
          <w:bCs/>
        </w:rPr>
        <w:t>Everything is shown clearly before the product is submitted</w:t>
      </w:r>
      <w:r w:rsidRPr="00CF1EBE">
        <w:t>, so you can see the exact figures and understand the final customer selling price.</w:t>
      </w:r>
    </w:p>
    <w:p w14:paraId="00ECEF68" w14:textId="20F8ADC2" w:rsidR="00CF1EBE" w:rsidRDefault="00CF1EBE">
      <w:pPr>
        <w:rPr>
          <w:lang w:val="en-GB"/>
        </w:rPr>
      </w:pPr>
      <w:r>
        <w:rPr>
          <w:lang w:val="en-GB"/>
        </w:rPr>
        <w:t>Product Costing:</w:t>
      </w:r>
    </w:p>
    <w:p w14:paraId="3B38A0F1" w14:textId="77777777" w:rsidR="00CF1EBE" w:rsidRPr="00CF1EBE" w:rsidRDefault="00CF1EBE">
      <w:pPr>
        <w:rPr>
          <w:lang w:val="en-GB"/>
        </w:rPr>
      </w:pPr>
    </w:p>
    <w:sectPr w:rsidR="00CF1EBE" w:rsidRPr="00CF1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A88"/>
    <w:multiLevelType w:val="multilevel"/>
    <w:tmpl w:val="2B1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763"/>
    <w:multiLevelType w:val="multilevel"/>
    <w:tmpl w:val="6A7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4788"/>
    <w:multiLevelType w:val="multilevel"/>
    <w:tmpl w:val="C1D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7600"/>
    <w:multiLevelType w:val="multilevel"/>
    <w:tmpl w:val="401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60C3"/>
    <w:multiLevelType w:val="multilevel"/>
    <w:tmpl w:val="A4D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55F1C"/>
    <w:multiLevelType w:val="multilevel"/>
    <w:tmpl w:val="FD9E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2C2B54"/>
    <w:multiLevelType w:val="multilevel"/>
    <w:tmpl w:val="073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D4401"/>
    <w:multiLevelType w:val="multilevel"/>
    <w:tmpl w:val="18F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91C77"/>
    <w:multiLevelType w:val="multilevel"/>
    <w:tmpl w:val="6A7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537EE"/>
    <w:multiLevelType w:val="multilevel"/>
    <w:tmpl w:val="B8E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F11D9"/>
    <w:multiLevelType w:val="multilevel"/>
    <w:tmpl w:val="A51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9504A"/>
    <w:multiLevelType w:val="multilevel"/>
    <w:tmpl w:val="B52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36F65"/>
    <w:multiLevelType w:val="multilevel"/>
    <w:tmpl w:val="6F0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4789">
    <w:abstractNumId w:val="10"/>
  </w:num>
  <w:num w:numId="2" w16cid:durableId="126432916">
    <w:abstractNumId w:val="7"/>
  </w:num>
  <w:num w:numId="3" w16cid:durableId="282927707">
    <w:abstractNumId w:val="6"/>
  </w:num>
  <w:num w:numId="4" w16cid:durableId="574361232">
    <w:abstractNumId w:val="3"/>
  </w:num>
  <w:num w:numId="5" w16cid:durableId="1261254441">
    <w:abstractNumId w:val="9"/>
  </w:num>
  <w:num w:numId="6" w16cid:durableId="644506989">
    <w:abstractNumId w:val="12"/>
  </w:num>
  <w:num w:numId="7" w16cid:durableId="2114741781">
    <w:abstractNumId w:val="8"/>
  </w:num>
  <w:num w:numId="8" w16cid:durableId="1280457959">
    <w:abstractNumId w:val="1"/>
  </w:num>
  <w:num w:numId="9" w16cid:durableId="363293158">
    <w:abstractNumId w:val="4"/>
  </w:num>
  <w:num w:numId="10" w16cid:durableId="616643440">
    <w:abstractNumId w:val="11"/>
  </w:num>
  <w:num w:numId="11" w16cid:durableId="615914655">
    <w:abstractNumId w:val="0"/>
  </w:num>
  <w:num w:numId="12" w16cid:durableId="724762776">
    <w:abstractNumId w:val="5"/>
  </w:num>
  <w:num w:numId="13" w16cid:durableId="521020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BE"/>
    <w:rsid w:val="004F760C"/>
    <w:rsid w:val="006A0419"/>
    <w:rsid w:val="00CF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8FEA6"/>
  <w15:chartTrackingRefBased/>
  <w15:docId w15:val="{FB251D46-D26D-41D1-A08F-71AD99CE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</cp:revision>
  <dcterms:created xsi:type="dcterms:W3CDTF">2026-09-05T08:23:00Z</dcterms:created>
  <dcterms:modified xsi:type="dcterms:W3CDTF">2026-09-05T08:54:00Z</dcterms:modified>
</cp:coreProperties>
</file>